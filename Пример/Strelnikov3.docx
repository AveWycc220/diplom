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5037E" w:rsidRPr="00E91052" w:rsidRDefault="00E71261">
      <w:pPr>
        <w:pBdr>
          <w:top w:val="nil"/>
          <w:left w:val="nil"/>
          <w:bottom w:val="nil"/>
          <w:right w:val="nil"/>
          <w:between w:val="nil"/>
        </w:pBdr>
        <w:spacing w:line="321" w:lineRule="auto"/>
        <w:ind w:right="61"/>
        <w:jc w:val="center"/>
        <w:rPr>
          <w:b/>
          <w:bCs/>
          <w:color w:val="000000"/>
          <w:sz w:val="28"/>
          <w:szCs w:val="28"/>
        </w:rPr>
      </w:pPr>
      <w:r w:rsidRPr="00E91052">
        <w:rPr>
          <w:b/>
          <w:bCs/>
          <w:color w:val="000000"/>
          <w:sz w:val="28"/>
          <w:szCs w:val="28"/>
        </w:rPr>
        <w:t>МИНОБРНАУКИ РОССИИ</w:t>
      </w:r>
    </w:p>
    <w:p w14:paraId="00000002" w14:textId="77777777" w:rsidR="00C5037E" w:rsidRDefault="00E71261">
      <w:pPr>
        <w:pStyle w:val="1"/>
        <w:spacing w:before="5"/>
        <w:ind w:right="7"/>
        <w:jc w:val="center"/>
        <w:rPr>
          <w:color w:val="000000"/>
        </w:rPr>
      </w:pPr>
      <w:bookmarkStart w:id="0" w:name="_heading=h.gjdgxs" w:colFirst="0" w:colLast="0"/>
      <w:bookmarkStart w:id="1" w:name="_Toc74560135"/>
      <w:bookmarkStart w:id="2" w:name="_Toc74560294"/>
      <w:bookmarkEnd w:id="0"/>
      <w:r>
        <w:rPr>
          <w:color w:val="000000"/>
        </w:rPr>
        <w:t>ФЕДЕРАЛЬНОЕ ГОСУДАРСТВЕННОЕ БЮДЖЕТНОЕ</w:t>
      </w:r>
      <w:r>
        <w:t xml:space="preserve"> </w:t>
      </w:r>
      <w:r>
        <w:rPr>
          <w:color w:val="000000"/>
        </w:rPr>
        <w:t>ОБРАЗОВАТЕЛЬНОЕ</w:t>
      </w:r>
      <w:bookmarkEnd w:id="1"/>
      <w:bookmarkEnd w:id="2"/>
      <w:r>
        <w:rPr>
          <w:color w:val="000000"/>
        </w:rPr>
        <w:t xml:space="preserve"> </w:t>
      </w:r>
    </w:p>
    <w:p w14:paraId="00000003" w14:textId="77777777" w:rsidR="00C5037E" w:rsidRDefault="00E71261">
      <w:pPr>
        <w:pStyle w:val="1"/>
        <w:spacing w:before="5"/>
        <w:ind w:right="61"/>
        <w:jc w:val="center"/>
        <w:rPr>
          <w:color w:val="000000"/>
        </w:rPr>
      </w:pPr>
      <w:bookmarkStart w:id="3" w:name="_heading=h.utml5gk2yr39" w:colFirst="0" w:colLast="0"/>
      <w:bookmarkStart w:id="4" w:name="_Toc74560136"/>
      <w:bookmarkStart w:id="5" w:name="_Toc74560295"/>
      <w:bookmarkEnd w:id="3"/>
      <w:r>
        <w:rPr>
          <w:color w:val="000000"/>
        </w:rPr>
        <w:t>УЧРЕЖДЕНИЕ</w:t>
      </w:r>
      <w:bookmarkEnd w:id="4"/>
      <w:bookmarkEnd w:id="5"/>
    </w:p>
    <w:p w14:paraId="00000004" w14:textId="77777777" w:rsidR="00C5037E" w:rsidRDefault="00E71261">
      <w:pPr>
        <w:spacing w:line="321" w:lineRule="auto"/>
        <w:ind w:right="61"/>
        <w:jc w:val="center"/>
        <w:rPr>
          <w:b/>
          <w:color w:val="000000"/>
          <w:sz w:val="28"/>
          <w:szCs w:val="28"/>
        </w:rPr>
      </w:pPr>
      <w:r>
        <w:rPr>
          <w:b/>
          <w:color w:val="000000"/>
          <w:sz w:val="28"/>
          <w:szCs w:val="28"/>
        </w:rPr>
        <w:t>ВЫСШЕГО ОБРАЗОВАНИЯ</w:t>
      </w:r>
    </w:p>
    <w:p w14:paraId="00000005" w14:textId="77777777" w:rsidR="00C5037E" w:rsidRDefault="00E71261">
      <w:pPr>
        <w:pStyle w:val="1"/>
        <w:ind w:right="61"/>
        <w:jc w:val="center"/>
        <w:rPr>
          <w:color w:val="000000"/>
        </w:rPr>
      </w:pPr>
      <w:bookmarkStart w:id="6" w:name="_heading=h.30j0zll" w:colFirst="0" w:colLast="0"/>
      <w:bookmarkStart w:id="7" w:name="_Toc74560137"/>
      <w:bookmarkStart w:id="8" w:name="_Toc74560296"/>
      <w:bookmarkEnd w:id="6"/>
      <w:r>
        <w:rPr>
          <w:color w:val="000000"/>
        </w:rPr>
        <w:t>«ВОРОНЕЖСКИЙ ГОСУДАРСТВЕННЫЙ УНИВЕРСИТЕТ»</w:t>
      </w:r>
      <w:bookmarkEnd w:id="7"/>
      <w:bookmarkEnd w:id="8"/>
    </w:p>
    <w:p w14:paraId="00000006" w14:textId="77777777" w:rsidR="00C5037E" w:rsidRDefault="00C5037E">
      <w:pPr>
        <w:pBdr>
          <w:top w:val="nil"/>
          <w:left w:val="nil"/>
          <w:bottom w:val="nil"/>
          <w:right w:val="nil"/>
          <w:between w:val="nil"/>
        </w:pBdr>
        <w:rPr>
          <w:b/>
          <w:color w:val="000000"/>
          <w:sz w:val="28"/>
          <w:szCs w:val="28"/>
        </w:rPr>
      </w:pPr>
    </w:p>
    <w:p w14:paraId="00000007" w14:textId="77777777" w:rsidR="00C5037E" w:rsidRDefault="00C5037E">
      <w:pPr>
        <w:pBdr>
          <w:top w:val="nil"/>
          <w:left w:val="nil"/>
          <w:bottom w:val="nil"/>
          <w:right w:val="nil"/>
          <w:between w:val="nil"/>
        </w:pBdr>
        <w:spacing w:before="7"/>
        <w:rPr>
          <w:b/>
          <w:color w:val="000000"/>
          <w:sz w:val="28"/>
          <w:szCs w:val="28"/>
        </w:rPr>
      </w:pPr>
    </w:p>
    <w:p w14:paraId="00000008" w14:textId="77777777" w:rsidR="00C5037E" w:rsidRDefault="00E71261">
      <w:pPr>
        <w:pBdr>
          <w:top w:val="nil"/>
          <w:left w:val="nil"/>
          <w:bottom w:val="nil"/>
          <w:right w:val="nil"/>
          <w:between w:val="nil"/>
        </w:pBdr>
        <w:jc w:val="center"/>
        <w:rPr>
          <w:color w:val="000000"/>
          <w:sz w:val="28"/>
          <w:szCs w:val="28"/>
        </w:rPr>
      </w:pPr>
      <w:r>
        <w:rPr>
          <w:color w:val="000000"/>
          <w:sz w:val="28"/>
          <w:szCs w:val="28"/>
        </w:rPr>
        <w:t>Факультет компьютерных наук</w:t>
      </w:r>
    </w:p>
    <w:p w14:paraId="00000009" w14:textId="77777777" w:rsidR="00C5037E" w:rsidRDefault="00C5037E">
      <w:pPr>
        <w:pBdr>
          <w:top w:val="nil"/>
          <w:left w:val="nil"/>
          <w:bottom w:val="nil"/>
          <w:right w:val="nil"/>
          <w:between w:val="nil"/>
        </w:pBdr>
        <w:spacing w:before="10"/>
        <w:rPr>
          <w:color w:val="000000"/>
          <w:sz w:val="28"/>
          <w:szCs w:val="28"/>
        </w:rPr>
      </w:pPr>
    </w:p>
    <w:p w14:paraId="0000000A" w14:textId="77777777" w:rsidR="00C5037E" w:rsidRDefault="00E71261">
      <w:pPr>
        <w:pBdr>
          <w:top w:val="nil"/>
          <w:left w:val="nil"/>
          <w:bottom w:val="nil"/>
          <w:right w:val="nil"/>
          <w:between w:val="nil"/>
        </w:pBdr>
        <w:jc w:val="center"/>
        <w:rPr>
          <w:color w:val="000000"/>
          <w:sz w:val="28"/>
          <w:szCs w:val="28"/>
        </w:rPr>
      </w:pPr>
      <w:r>
        <w:rPr>
          <w:color w:val="000000"/>
          <w:sz w:val="28"/>
          <w:szCs w:val="28"/>
        </w:rPr>
        <w:t>Кафедра цифровых технологий</w:t>
      </w:r>
    </w:p>
    <w:p w14:paraId="0000000B" w14:textId="77777777" w:rsidR="00C5037E" w:rsidRDefault="00C5037E">
      <w:pPr>
        <w:pBdr>
          <w:top w:val="nil"/>
          <w:left w:val="nil"/>
          <w:bottom w:val="nil"/>
          <w:right w:val="nil"/>
          <w:between w:val="nil"/>
        </w:pBdr>
        <w:rPr>
          <w:color w:val="000000"/>
          <w:sz w:val="28"/>
          <w:szCs w:val="28"/>
        </w:rPr>
      </w:pPr>
    </w:p>
    <w:p w14:paraId="0000000C" w14:textId="77777777" w:rsidR="00C5037E" w:rsidRDefault="00C5037E">
      <w:pPr>
        <w:pBdr>
          <w:top w:val="nil"/>
          <w:left w:val="nil"/>
          <w:bottom w:val="nil"/>
          <w:right w:val="nil"/>
          <w:between w:val="nil"/>
        </w:pBdr>
        <w:spacing w:before="1"/>
        <w:rPr>
          <w:color w:val="000000"/>
          <w:sz w:val="28"/>
          <w:szCs w:val="28"/>
        </w:rPr>
      </w:pPr>
    </w:p>
    <w:p w14:paraId="0000000D" w14:textId="3E38230E" w:rsidR="00C5037E" w:rsidRPr="003A1E42" w:rsidRDefault="00E71261">
      <w:pPr>
        <w:pBdr>
          <w:top w:val="nil"/>
          <w:left w:val="nil"/>
          <w:bottom w:val="nil"/>
          <w:right w:val="nil"/>
          <w:between w:val="nil"/>
        </w:pBdr>
        <w:jc w:val="center"/>
        <w:rPr>
          <w:color w:val="000000"/>
          <w:sz w:val="28"/>
          <w:szCs w:val="28"/>
        </w:rPr>
      </w:pPr>
      <w:bookmarkStart w:id="9" w:name="_heading=h.1fob9te" w:colFirst="0" w:colLast="0"/>
      <w:bookmarkEnd w:id="9"/>
      <w:r w:rsidRPr="003A1E42">
        <w:rPr>
          <w:color w:val="000000"/>
          <w:sz w:val="28"/>
          <w:szCs w:val="28"/>
        </w:rPr>
        <w:t>Использование вейвлет</w:t>
      </w:r>
      <w:r w:rsidR="00EA4D6C">
        <w:rPr>
          <w:color w:val="000000"/>
          <w:sz w:val="28"/>
          <w:szCs w:val="28"/>
        </w:rPr>
        <w:t>-</w:t>
      </w:r>
      <w:r w:rsidRPr="003A1E42">
        <w:rPr>
          <w:color w:val="000000"/>
          <w:sz w:val="28"/>
          <w:szCs w:val="28"/>
        </w:rPr>
        <w:t xml:space="preserve">преобразования и </w:t>
      </w:r>
      <w:proofErr w:type="spellStart"/>
      <w:r w:rsidRPr="003A1E42">
        <w:rPr>
          <w:color w:val="000000"/>
          <w:sz w:val="28"/>
          <w:szCs w:val="28"/>
        </w:rPr>
        <w:t>сверточных</w:t>
      </w:r>
      <w:proofErr w:type="spellEnd"/>
      <w:r w:rsidRPr="003A1E42">
        <w:rPr>
          <w:color w:val="000000"/>
          <w:sz w:val="28"/>
          <w:szCs w:val="28"/>
        </w:rPr>
        <w:t xml:space="preserve"> нейронных</w:t>
      </w:r>
    </w:p>
    <w:p w14:paraId="0000000E" w14:textId="77777777" w:rsidR="00C5037E" w:rsidRPr="003A1E42" w:rsidRDefault="00E71261">
      <w:pPr>
        <w:pBdr>
          <w:top w:val="nil"/>
          <w:left w:val="nil"/>
          <w:bottom w:val="nil"/>
          <w:right w:val="nil"/>
          <w:between w:val="nil"/>
        </w:pBdr>
        <w:jc w:val="center"/>
        <w:rPr>
          <w:color w:val="000000"/>
          <w:sz w:val="28"/>
          <w:szCs w:val="28"/>
        </w:rPr>
      </w:pPr>
      <w:r w:rsidRPr="003A1E42">
        <w:rPr>
          <w:color w:val="000000"/>
          <w:sz w:val="28"/>
          <w:szCs w:val="28"/>
        </w:rPr>
        <w:t xml:space="preserve">сетей для </w:t>
      </w:r>
      <w:r w:rsidRPr="003A1E42">
        <w:rPr>
          <w:sz w:val="28"/>
          <w:szCs w:val="28"/>
        </w:rPr>
        <w:t>классификации</w:t>
      </w:r>
      <w:r w:rsidRPr="003A1E42">
        <w:rPr>
          <w:color w:val="000000"/>
          <w:sz w:val="28"/>
          <w:szCs w:val="28"/>
        </w:rPr>
        <w:t xml:space="preserve"> записей кашля</w:t>
      </w:r>
    </w:p>
    <w:p w14:paraId="0000000F" w14:textId="77777777" w:rsidR="00C5037E" w:rsidRDefault="00C5037E">
      <w:pPr>
        <w:pBdr>
          <w:top w:val="nil"/>
          <w:left w:val="nil"/>
          <w:bottom w:val="nil"/>
          <w:right w:val="nil"/>
          <w:between w:val="nil"/>
        </w:pBdr>
        <w:spacing w:before="11"/>
        <w:jc w:val="center"/>
        <w:rPr>
          <w:color w:val="000000"/>
          <w:sz w:val="28"/>
          <w:szCs w:val="28"/>
        </w:rPr>
      </w:pPr>
    </w:p>
    <w:p w14:paraId="00000010" w14:textId="77777777" w:rsidR="00C5037E" w:rsidRDefault="00E71261">
      <w:pPr>
        <w:pBdr>
          <w:top w:val="nil"/>
          <w:left w:val="nil"/>
          <w:bottom w:val="nil"/>
          <w:right w:val="nil"/>
          <w:between w:val="nil"/>
        </w:pBdr>
        <w:jc w:val="center"/>
        <w:rPr>
          <w:color w:val="000000"/>
          <w:sz w:val="28"/>
          <w:szCs w:val="28"/>
        </w:rPr>
      </w:pPr>
      <w:r>
        <w:rPr>
          <w:color w:val="000000"/>
          <w:sz w:val="28"/>
          <w:szCs w:val="28"/>
        </w:rPr>
        <w:t>ВКР Бакалаврская работа</w:t>
      </w:r>
    </w:p>
    <w:p w14:paraId="00000011" w14:textId="77777777" w:rsidR="00C5037E" w:rsidRDefault="00C5037E">
      <w:pPr>
        <w:pBdr>
          <w:top w:val="nil"/>
          <w:left w:val="nil"/>
          <w:bottom w:val="nil"/>
          <w:right w:val="nil"/>
          <w:between w:val="nil"/>
        </w:pBdr>
        <w:ind w:right="61"/>
        <w:jc w:val="center"/>
        <w:rPr>
          <w:color w:val="000000"/>
          <w:sz w:val="28"/>
          <w:szCs w:val="28"/>
        </w:rPr>
      </w:pPr>
    </w:p>
    <w:p w14:paraId="00000012" w14:textId="77777777" w:rsidR="00C5037E" w:rsidRDefault="00E71261">
      <w:pPr>
        <w:widowControl/>
        <w:pBdr>
          <w:top w:val="nil"/>
          <w:left w:val="nil"/>
          <w:bottom w:val="nil"/>
          <w:right w:val="nil"/>
          <w:between w:val="nil"/>
        </w:pBdr>
        <w:jc w:val="center"/>
        <w:rPr>
          <w:color w:val="000000"/>
          <w:sz w:val="28"/>
          <w:szCs w:val="28"/>
        </w:rPr>
      </w:pPr>
      <w:bookmarkStart w:id="10" w:name="_heading=h.3znysh7" w:colFirst="0" w:colLast="0"/>
      <w:bookmarkEnd w:id="10"/>
      <w:r>
        <w:rPr>
          <w:color w:val="000000"/>
          <w:sz w:val="28"/>
          <w:szCs w:val="28"/>
        </w:rPr>
        <w:t>02.03.01 Математика и компьютерные науки</w:t>
      </w:r>
    </w:p>
    <w:p w14:paraId="00000013" w14:textId="77777777" w:rsidR="00C5037E" w:rsidRDefault="00E71261">
      <w:pPr>
        <w:pBdr>
          <w:top w:val="nil"/>
          <w:left w:val="nil"/>
          <w:bottom w:val="nil"/>
          <w:right w:val="nil"/>
          <w:between w:val="nil"/>
        </w:pBdr>
        <w:jc w:val="center"/>
        <w:rPr>
          <w:color w:val="000000"/>
          <w:sz w:val="28"/>
          <w:szCs w:val="28"/>
        </w:rPr>
      </w:pPr>
      <w:r>
        <w:rPr>
          <w:color w:val="000000"/>
          <w:sz w:val="28"/>
          <w:szCs w:val="28"/>
        </w:rPr>
        <w:t>Распределенные системы и искусственный интеллект</w:t>
      </w:r>
    </w:p>
    <w:p w14:paraId="00000014" w14:textId="77777777" w:rsidR="00C5037E" w:rsidRDefault="00C5037E">
      <w:pPr>
        <w:pBdr>
          <w:top w:val="nil"/>
          <w:left w:val="nil"/>
          <w:bottom w:val="nil"/>
          <w:right w:val="nil"/>
          <w:between w:val="nil"/>
        </w:pBdr>
        <w:jc w:val="center"/>
        <w:rPr>
          <w:color w:val="000000"/>
          <w:sz w:val="28"/>
          <w:szCs w:val="28"/>
        </w:rPr>
      </w:pPr>
    </w:p>
    <w:p w14:paraId="00000015" w14:textId="77777777" w:rsidR="00C5037E" w:rsidRDefault="00C5037E">
      <w:pPr>
        <w:pBdr>
          <w:top w:val="nil"/>
          <w:left w:val="nil"/>
          <w:bottom w:val="nil"/>
          <w:right w:val="nil"/>
          <w:between w:val="nil"/>
        </w:pBdr>
        <w:jc w:val="center"/>
        <w:rPr>
          <w:color w:val="000000"/>
          <w:sz w:val="28"/>
          <w:szCs w:val="28"/>
        </w:rPr>
      </w:pPr>
    </w:p>
    <w:p w14:paraId="00000016" w14:textId="77777777" w:rsidR="00C5037E" w:rsidRDefault="00C5037E">
      <w:pPr>
        <w:pBdr>
          <w:top w:val="nil"/>
          <w:left w:val="nil"/>
          <w:bottom w:val="nil"/>
          <w:right w:val="nil"/>
          <w:between w:val="nil"/>
        </w:pBdr>
        <w:jc w:val="center"/>
        <w:rPr>
          <w:color w:val="000000"/>
          <w:sz w:val="28"/>
          <w:szCs w:val="28"/>
        </w:rPr>
      </w:pPr>
    </w:p>
    <w:p w14:paraId="00000017" w14:textId="77777777" w:rsidR="00C5037E" w:rsidRDefault="00C5037E">
      <w:pPr>
        <w:pBdr>
          <w:top w:val="nil"/>
          <w:left w:val="nil"/>
          <w:bottom w:val="nil"/>
          <w:right w:val="nil"/>
          <w:between w:val="nil"/>
        </w:pBdr>
        <w:jc w:val="center"/>
        <w:rPr>
          <w:color w:val="000000"/>
          <w:sz w:val="28"/>
          <w:szCs w:val="28"/>
        </w:rPr>
      </w:pPr>
    </w:p>
    <w:p w14:paraId="00000018" w14:textId="77777777" w:rsidR="00C5037E" w:rsidRDefault="00C5037E">
      <w:pPr>
        <w:pBdr>
          <w:top w:val="nil"/>
          <w:left w:val="nil"/>
          <w:bottom w:val="nil"/>
          <w:right w:val="nil"/>
          <w:between w:val="nil"/>
        </w:pBdr>
        <w:jc w:val="center"/>
        <w:rPr>
          <w:color w:val="000000"/>
          <w:sz w:val="28"/>
          <w:szCs w:val="28"/>
        </w:rPr>
      </w:pPr>
    </w:p>
    <w:p w14:paraId="00000019" w14:textId="77777777" w:rsidR="00C5037E" w:rsidRDefault="00C5037E">
      <w:pPr>
        <w:pBdr>
          <w:top w:val="nil"/>
          <w:left w:val="nil"/>
          <w:bottom w:val="nil"/>
          <w:right w:val="nil"/>
          <w:between w:val="nil"/>
        </w:pBdr>
        <w:tabs>
          <w:tab w:val="right" w:pos="4819"/>
        </w:tabs>
        <w:rPr>
          <w:color w:val="000000"/>
          <w:sz w:val="28"/>
          <w:szCs w:val="28"/>
        </w:rPr>
      </w:pPr>
    </w:p>
    <w:p w14:paraId="0000001A" w14:textId="77777777" w:rsidR="00C5037E" w:rsidRDefault="00C5037E">
      <w:pPr>
        <w:pBdr>
          <w:top w:val="nil"/>
          <w:left w:val="nil"/>
          <w:bottom w:val="nil"/>
          <w:right w:val="nil"/>
          <w:between w:val="nil"/>
        </w:pBdr>
        <w:tabs>
          <w:tab w:val="right" w:pos="4819"/>
        </w:tabs>
        <w:rPr>
          <w:color w:val="000000"/>
          <w:sz w:val="28"/>
          <w:szCs w:val="28"/>
        </w:rPr>
      </w:pPr>
    </w:p>
    <w:p w14:paraId="0000001B" w14:textId="77777777" w:rsidR="00C5037E" w:rsidRDefault="00C5037E">
      <w:pPr>
        <w:pBdr>
          <w:top w:val="nil"/>
          <w:left w:val="nil"/>
          <w:bottom w:val="nil"/>
          <w:right w:val="nil"/>
          <w:between w:val="nil"/>
        </w:pBdr>
        <w:tabs>
          <w:tab w:val="right" w:pos="4819"/>
        </w:tabs>
        <w:rPr>
          <w:color w:val="000000"/>
          <w:sz w:val="28"/>
          <w:szCs w:val="28"/>
        </w:rPr>
      </w:pPr>
    </w:p>
    <w:p w14:paraId="0000001C" w14:textId="77777777" w:rsidR="00C5037E" w:rsidRDefault="00E71261">
      <w:pPr>
        <w:pBdr>
          <w:top w:val="nil"/>
          <w:left w:val="nil"/>
          <w:bottom w:val="nil"/>
          <w:right w:val="nil"/>
          <w:between w:val="nil"/>
        </w:pBdr>
        <w:tabs>
          <w:tab w:val="right" w:pos="4819"/>
        </w:tabs>
        <w:rPr>
          <w:color w:val="000000"/>
          <w:sz w:val="28"/>
          <w:szCs w:val="28"/>
        </w:rPr>
        <w:sectPr w:rsidR="00C5037E">
          <w:footerReference w:type="default" r:id="rId9"/>
          <w:pgSz w:w="11910" w:h="16840"/>
          <w:pgMar w:top="850" w:right="566" w:bottom="1133" w:left="1700" w:header="0" w:footer="1003" w:gutter="0"/>
          <w:pgNumType w:start="1"/>
          <w:cols w:space="720"/>
          <w:titlePg/>
        </w:sectPr>
      </w:pPr>
      <w:r>
        <w:rPr>
          <w:color w:val="000000"/>
          <w:sz w:val="28"/>
          <w:szCs w:val="28"/>
        </w:rPr>
        <w:t xml:space="preserve">Допущено к защите в ГЭК </w:t>
      </w:r>
      <w:r>
        <w:rPr>
          <w:color w:val="000000"/>
          <w:sz w:val="28"/>
          <w:szCs w:val="28"/>
          <w:u w:val="single"/>
        </w:rPr>
        <w:t xml:space="preserve">        </w:t>
      </w:r>
      <w:r>
        <w:rPr>
          <w:color w:val="000000"/>
          <w:sz w:val="28"/>
          <w:szCs w:val="28"/>
        </w:rPr>
        <w:t xml:space="preserve"> 2021</w:t>
      </w:r>
    </w:p>
    <w:p w14:paraId="0000001D" w14:textId="77777777" w:rsidR="00C5037E" w:rsidRDefault="00E71261">
      <w:pPr>
        <w:pBdr>
          <w:top w:val="nil"/>
          <w:left w:val="nil"/>
          <w:bottom w:val="nil"/>
          <w:right w:val="nil"/>
          <w:between w:val="nil"/>
        </w:pBdr>
        <w:tabs>
          <w:tab w:val="left" w:pos="4184"/>
        </w:tabs>
        <w:spacing w:before="288" w:line="456" w:lineRule="auto"/>
        <w:jc w:val="both"/>
        <w:rPr>
          <w:color w:val="000000"/>
          <w:sz w:val="28"/>
          <w:szCs w:val="28"/>
        </w:rPr>
      </w:pPr>
      <w:r>
        <w:rPr>
          <w:color w:val="000000"/>
          <w:sz w:val="28"/>
          <w:szCs w:val="28"/>
        </w:rPr>
        <w:t xml:space="preserve">Зав. кафедрой  </w:t>
      </w:r>
      <w:r>
        <w:rPr>
          <w:color w:val="000000"/>
          <w:sz w:val="28"/>
          <w:szCs w:val="28"/>
          <w:u w:val="single"/>
        </w:rPr>
        <w:t xml:space="preserve">     </w:t>
      </w:r>
      <w:r>
        <w:rPr>
          <w:color w:val="000000"/>
          <w:sz w:val="28"/>
          <w:szCs w:val="28"/>
          <w:u w:val="single"/>
        </w:rPr>
        <w:tab/>
      </w:r>
      <w:r>
        <w:rPr>
          <w:color w:val="000000"/>
          <w:sz w:val="28"/>
          <w:szCs w:val="28"/>
        </w:rPr>
        <w:t xml:space="preserve"> С. Д. </w:t>
      </w:r>
      <w:proofErr w:type="spellStart"/>
      <w:r>
        <w:rPr>
          <w:color w:val="000000"/>
          <w:sz w:val="28"/>
          <w:szCs w:val="28"/>
        </w:rPr>
        <w:t>Кургалин</w:t>
      </w:r>
      <w:proofErr w:type="spellEnd"/>
      <w:r>
        <w:rPr>
          <w:color w:val="000000"/>
          <w:sz w:val="28"/>
          <w:szCs w:val="28"/>
        </w:rPr>
        <w:t>, д. ф.-м. н., профессор</w:t>
      </w:r>
    </w:p>
    <w:p w14:paraId="0000001E" w14:textId="64588091" w:rsidR="00C5037E" w:rsidRDefault="00E71261">
      <w:pPr>
        <w:pBdr>
          <w:top w:val="nil"/>
          <w:left w:val="nil"/>
          <w:bottom w:val="nil"/>
          <w:right w:val="nil"/>
          <w:between w:val="nil"/>
        </w:pBdr>
        <w:tabs>
          <w:tab w:val="left" w:pos="4184"/>
        </w:tabs>
        <w:spacing w:before="288" w:line="456" w:lineRule="auto"/>
        <w:jc w:val="both"/>
        <w:rPr>
          <w:color w:val="000000"/>
          <w:sz w:val="28"/>
          <w:szCs w:val="28"/>
          <w:u w:val="single"/>
        </w:rPr>
      </w:pPr>
      <w:r>
        <w:rPr>
          <w:color w:val="000000"/>
          <w:sz w:val="28"/>
          <w:szCs w:val="28"/>
        </w:rPr>
        <w:t xml:space="preserve">Обучающийся </w:t>
      </w:r>
      <w:r>
        <w:rPr>
          <w:color w:val="000000"/>
          <w:sz w:val="28"/>
          <w:szCs w:val="28"/>
          <w:u w:val="single"/>
        </w:rPr>
        <w:tab/>
      </w:r>
      <w:r>
        <w:rPr>
          <w:color w:val="000000"/>
          <w:sz w:val="28"/>
          <w:szCs w:val="28"/>
        </w:rPr>
        <w:t xml:space="preserve"> А.В.</w:t>
      </w:r>
      <w:r w:rsidR="00E91052">
        <w:rPr>
          <w:color w:val="000000"/>
          <w:sz w:val="28"/>
          <w:szCs w:val="28"/>
        </w:rPr>
        <w:t xml:space="preserve"> </w:t>
      </w:r>
      <w:r>
        <w:rPr>
          <w:color w:val="000000"/>
          <w:sz w:val="28"/>
          <w:szCs w:val="28"/>
        </w:rPr>
        <w:t>Стрельников, 4 курс, д/о</w:t>
      </w:r>
    </w:p>
    <w:p w14:paraId="0000001F" w14:textId="124B5060" w:rsidR="00C5037E" w:rsidRDefault="00E71261">
      <w:pPr>
        <w:pBdr>
          <w:top w:val="nil"/>
          <w:left w:val="nil"/>
          <w:bottom w:val="nil"/>
          <w:right w:val="nil"/>
          <w:between w:val="nil"/>
        </w:pBdr>
        <w:tabs>
          <w:tab w:val="left" w:pos="4184"/>
        </w:tabs>
        <w:spacing w:before="288" w:line="456" w:lineRule="auto"/>
        <w:jc w:val="both"/>
        <w:rPr>
          <w:color w:val="000000"/>
          <w:sz w:val="28"/>
          <w:szCs w:val="28"/>
          <w:highlight w:val="yellow"/>
          <w:u w:val="single"/>
        </w:rPr>
      </w:pPr>
      <w:r>
        <w:rPr>
          <w:color w:val="000000"/>
          <w:sz w:val="28"/>
          <w:szCs w:val="28"/>
        </w:rPr>
        <w:t xml:space="preserve">Руководитель  </w:t>
      </w:r>
      <w:r>
        <w:rPr>
          <w:color w:val="000000"/>
          <w:sz w:val="28"/>
          <w:szCs w:val="28"/>
          <w:u w:val="single"/>
        </w:rPr>
        <w:t xml:space="preserve">      </w:t>
      </w:r>
      <w:r>
        <w:rPr>
          <w:color w:val="000000"/>
          <w:sz w:val="28"/>
          <w:szCs w:val="28"/>
          <w:u w:val="single"/>
        </w:rPr>
        <w:tab/>
      </w:r>
      <w:r w:rsidRPr="003A1E42">
        <w:rPr>
          <w:color w:val="000000"/>
          <w:sz w:val="28"/>
          <w:szCs w:val="28"/>
        </w:rPr>
        <w:t xml:space="preserve"> А.В. Максимов</w:t>
      </w:r>
      <w:r w:rsidR="00986019">
        <w:rPr>
          <w:color w:val="000000"/>
          <w:sz w:val="28"/>
          <w:szCs w:val="28"/>
        </w:rPr>
        <w:t>,</w:t>
      </w:r>
      <w:r w:rsidRPr="003A1E42">
        <w:rPr>
          <w:sz w:val="28"/>
          <w:szCs w:val="28"/>
        </w:rPr>
        <w:t xml:space="preserve"> старший преподаватель</w:t>
      </w:r>
    </w:p>
    <w:p w14:paraId="00000020" w14:textId="77777777" w:rsidR="00C5037E" w:rsidRDefault="00E71261">
      <w:pPr>
        <w:tabs>
          <w:tab w:val="left" w:pos="4426"/>
        </w:tabs>
        <w:spacing w:before="171"/>
        <w:rPr>
          <w:color w:val="000000"/>
          <w:sz w:val="28"/>
          <w:szCs w:val="28"/>
        </w:rPr>
      </w:pPr>
      <w:r>
        <w:rPr>
          <w:color w:val="000000"/>
          <w:sz w:val="28"/>
          <w:szCs w:val="28"/>
        </w:rPr>
        <w:t xml:space="preserve">                                          </w:t>
      </w:r>
    </w:p>
    <w:p w14:paraId="00000021" w14:textId="77777777" w:rsidR="00C5037E" w:rsidRDefault="00C5037E">
      <w:pPr>
        <w:tabs>
          <w:tab w:val="left" w:pos="4426"/>
        </w:tabs>
        <w:spacing w:before="171"/>
        <w:rPr>
          <w:color w:val="000000"/>
          <w:sz w:val="28"/>
          <w:szCs w:val="28"/>
        </w:rPr>
      </w:pPr>
    </w:p>
    <w:p w14:paraId="00000022" w14:textId="77777777" w:rsidR="00C5037E" w:rsidRDefault="00C5037E">
      <w:pPr>
        <w:tabs>
          <w:tab w:val="left" w:pos="4426"/>
        </w:tabs>
        <w:spacing w:before="171"/>
        <w:rPr>
          <w:color w:val="000000"/>
          <w:sz w:val="28"/>
          <w:szCs w:val="28"/>
        </w:rPr>
      </w:pPr>
    </w:p>
    <w:p w14:paraId="00000023" w14:textId="77777777" w:rsidR="00C5037E" w:rsidRDefault="00C5037E">
      <w:pPr>
        <w:tabs>
          <w:tab w:val="left" w:pos="4426"/>
        </w:tabs>
        <w:spacing w:before="171"/>
        <w:rPr>
          <w:color w:val="000000"/>
          <w:sz w:val="28"/>
          <w:szCs w:val="28"/>
        </w:rPr>
      </w:pPr>
    </w:p>
    <w:p w14:paraId="00000024" w14:textId="77777777" w:rsidR="00C5037E" w:rsidRDefault="00E71261">
      <w:pPr>
        <w:tabs>
          <w:tab w:val="left" w:pos="4426"/>
        </w:tabs>
        <w:spacing w:before="171"/>
        <w:jc w:val="center"/>
        <w:rPr>
          <w:i/>
          <w:color w:val="000000"/>
          <w:sz w:val="28"/>
          <w:szCs w:val="28"/>
        </w:rPr>
        <w:sectPr w:rsidR="00C5037E">
          <w:type w:val="continuous"/>
          <w:pgSz w:w="11910" w:h="16840"/>
          <w:pgMar w:top="1040" w:right="680" w:bottom="1200" w:left="1560" w:header="0" w:footer="1003" w:gutter="0"/>
          <w:cols w:space="720"/>
        </w:sectPr>
      </w:pPr>
      <w:r>
        <w:rPr>
          <w:color w:val="000000"/>
          <w:sz w:val="28"/>
          <w:szCs w:val="28"/>
        </w:rPr>
        <w:t>Воронеж 2021</w:t>
      </w:r>
    </w:p>
    <w:p w14:paraId="00000027" w14:textId="77777777" w:rsidR="00C5037E" w:rsidRDefault="00E71261" w:rsidP="00AA65AD">
      <w:pPr>
        <w:pBdr>
          <w:top w:val="nil"/>
          <w:left w:val="nil"/>
          <w:bottom w:val="nil"/>
          <w:right w:val="nil"/>
          <w:between w:val="nil"/>
        </w:pBdr>
        <w:jc w:val="center"/>
        <w:rPr>
          <w:b/>
          <w:color w:val="000000"/>
          <w:sz w:val="28"/>
          <w:szCs w:val="28"/>
        </w:rPr>
      </w:pPr>
      <w:r>
        <w:rPr>
          <w:b/>
          <w:color w:val="000000"/>
          <w:sz w:val="28"/>
          <w:szCs w:val="28"/>
        </w:rPr>
        <w:lastRenderedPageBreak/>
        <w:t>МИНОБРНАУКИ РОССИИ</w:t>
      </w:r>
    </w:p>
    <w:p w14:paraId="00000028" w14:textId="77777777" w:rsidR="00C5037E" w:rsidRDefault="00E71261">
      <w:pPr>
        <w:pBdr>
          <w:top w:val="nil"/>
          <w:left w:val="nil"/>
          <w:bottom w:val="nil"/>
          <w:right w:val="nil"/>
          <w:between w:val="nil"/>
        </w:pBdr>
        <w:jc w:val="center"/>
        <w:rPr>
          <w:b/>
          <w:color w:val="000000"/>
          <w:sz w:val="28"/>
          <w:szCs w:val="28"/>
        </w:rPr>
      </w:pPr>
      <w:r>
        <w:rPr>
          <w:b/>
          <w:color w:val="000000"/>
          <w:sz w:val="28"/>
          <w:szCs w:val="28"/>
        </w:rPr>
        <w:t>ФЕДЕРАЛЬНОЕ ГОСУДАРСТВЕННОЕ БЮДЖЕТНОЕ ОБРАЗОВАТЕЛЬНОЕ УЧРЕЖДЕНИЕ</w:t>
      </w:r>
    </w:p>
    <w:p w14:paraId="00000029" w14:textId="77777777" w:rsidR="00C5037E" w:rsidRDefault="00E71261">
      <w:pPr>
        <w:pBdr>
          <w:top w:val="nil"/>
          <w:left w:val="nil"/>
          <w:bottom w:val="nil"/>
          <w:right w:val="nil"/>
          <w:between w:val="nil"/>
        </w:pBdr>
        <w:jc w:val="center"/>
        <w:rPr>
          <w:b/>
          <w:color w:val="000000"/>
          <w:sz w:val="28"/>
          <w:szCs w:val="28"/>
        </w:rPr>
      </w:pPr>
      <w:r>
        <w:rPr>
          <w:b/>
          <w:color w:val="000000"/>
          <w:sz w:val="28"/>
          <w:szCs w:val="28"/>
        </w:rPr>
        <w:t>ВЫСШЕГО ОБРАЗОВАНИЯ</w:t>
      </w:r>
    </w:p>
    <w:p w14:paraId="0000002A" w14:textId="77777777" w:rsidR="00C5037E" w:rsidRDefault="00E71261">
      <w:pPr>
        <w:pBdr>
          <w:top w:val="nil"/>
          <w:left w:val="nil"/>
          <w:bottom w:val="nil"/>
          <w:right w:val="nil"/>
          <w:between w:val="nil"/>
        </w:pBdr>
        <w:jc w:val="center"/>
        <w:rPr>
          <w:b/>
          <w:color w:val="000000"/>
          <w:sz w:val="28"/>
          <w:szCs w:val="28"/>
        </w:rPr>
      </w:pPr>
      <w:r>
        <w:rPr>
          <w:b/>
          <w:color w:val="000000"/>
          <w:sz w:val="28"/>
          <w:szCs w:val="28"/>
        </w:rPr>
        <w:t>«ВОРОНЕЖСКИЙ ГОСУДАРСТВЕННЫЙ УНИВЕРСИТЕТ»</w:t>
      </w:r>
    </w:p>
    <w:p w14:paraId="0000002B" w14:textId="77777777" w:rsidR="00C5037E" w:rsidRDefault="00C5037E">
      <w:pPr>
        <w:pBdr>
          <w:top w:val="nil"/>
          <w:left w:val="nil"/>
          <w:bottom w:val="nil"/>
          <w:right w:val="nil"/>
          <w:between w:val="nil"/>
        </w:pBdr>
        <w:ind w:left="172"/>
        <w:jc w:val="center"/>
        <w:rPr>
          <w:b/>
          <w:color w:val="000000"/>
          <w:sz w:val="28"/>
          <w:szCs w:val="28"/>
        </w:rPr>
      </w:pPr>
    </w:p>
    <w:p w14:paraId="0000002C" w14:textId="77777777" w:rsidR="00C5037E" w:rsidRDefault="00E71261">
      <w:pPr>
        <w:pBdr>
          <w:top w:val="nil"/>
          <w:left w:val="nil"/>
          <w:bottom w:val="nil"/>
          <w:right w:val="nil"/>
          <w:between w:val="nil"/>
        </w:pBdr>
        <w:jc w:val="center"/>
        <w:rPr>
          <w:color w:val="000000"/>
          <w:sz w:val="28"/>
          <w:szCs w:val="28"/>
        </w:rPr>
      </w:pPr>
      <w:r>
        <w:rPr>
          <w:color w:val="000000"/>
          <w:sz w:val="28"/>
          <w:szCs w:val="28"/>
        </w:rPr>
        <w:t>Факультет компьютерных наук</w:t>
      </w:r>
    </w:p>
    <w:p w14:paraId="0000002D" w14:textId="77777777" w:rsidR="00C5037E" w:rsidRDefault="00E71261">
      <w:pPr>
        <w:pBdr>
          <w:top w:val="nil"/>
          <w:left w:val="nil"/>
          <w:bottom w:val="nil"/>
          <w:right w:val="nil"/>
          <w:between w:val="nil"/>
        </w:pBdr>
        <w:jc w:val="center"/>
        <w:rPr>
          <w:color w:val="000000"/>
          <w:sz w:val="28"/>
          <w:szCs w:val="28"/>
        </w:rPr>
      </w:pPr>
      <w:r>
        <w:rPr>
          <w:color w:val="000000"/>
          <w:sz w:val="28"/>
          <w:szCs w:val="28"/>
        </w:rPr>
        <w:t>Кафедра цифровых технологий</w:t>
      </w:r>
    </w:p>
    <w:p w14:paraId="0000002E" w14:textId="77777777" w:rsidR="00C5037E" w:rsidRDefault="00C5037E">
      <w:pPr>
        <w:pBdr>
          <w:top w:val="nil"/>
          <w:left w:val="nil"/>
          <w:bottom w:val="nil"/>
          <w:right w:val="nil"/>
          <w:between w:val="nil"/>
        </w:pBdr>
        <w:ind w:left="172"/>
        <w:jc w:val="both"/>
        <w:rPr>
          <w:color w:val="000000"/>
          <w:sz w:val="28"/>
          <w:szCs w:val="28"/>
        </w:rPr>
      </w:pPr>
    </w:p>
    <w:p w14:paraId="0000002F" w14:textId="77777777" w:rsidR="00C5037E" w:rsidRDefault="00E71261">
      <w:pPr>
        <w:pBdr>
          <w:top w:val="nil"/>
          <w:left w:val="nil"/>
          <w:bottom w:val="nil"/>
          <w:right w:val="nil"/>
          <w:between w:val="nil"/>
        </w:pBdr>
        <w:jc w:val="right"/>
        <w:rPr>
          <w:b/>
          <w:color w:val="000000"/>
          <w:sz w:val="28"/>
          <w:szCs w:val="28"/>
        </w:rPr>
      </w:pPr>
      <w:r>
        <w:rPr>
          <w:b/>
          <w:color w:val="000000"/>
          <w:sz w:val="28"/>
          <w:szCs w:val="28"/>
        </w:rPr>
        <w:t>УТВЕРЖДАЮ</w:t>
      </w:r>
    </w:p>
    <w:p w14:paraId="00000030" w14:textId="77777777" w:rsidR="00C5037E" w:rsidRDefault="00E71261">
      <w:pPr>
        <w:pBdr>
          <w:top w:val="nil"/>
          <w:left w:val="nil"/>
          <w:bottom w:val="nil"/>
          <w:right w:val="nil"/>
          <w:between w:val="nil"/>
        </w:pBdr>
        <w:jc w:val="right"/>
        <w:rPr>
          <w:color w:val="000000"/>
          <w:sz w:val="28"/>
          <w:szCs w:val="28"/>
        </w:rPr>
      </w:pPr>
      <w:r>
        <w:rPr>
          <w:color w:val="000000"/>
          <w:sz w:val="28"/>
          <w:szCs w:val="28"/>
        </w:rPr>
        <w:t>заведующий кафедрой</w:t>
      </w:r>
    </w:p>
    <w:p w14:paraId="00000031" w14:textId="77777777" w:rsidR="00C5037E" w:rsidRDefault="00E71261">
      <w:pPr>
        <w:pBdr>
          <w:top w:val="nil"/>
          <w:left w:val="nil"/>
          <w:bottom w:val="nil"/>
          <w:right w:val="nil"/>
          <w:between w:val="nil"/>
        </w:pBdr>
        <w:jc w:val="right"/>
        <w:rPr>
          <w:color w:val="000000"/>
          <w:sz w:val="28"/>
          <w:szCs w:val="28"/>
          <w:u w:val="single"/>
        </w:rPr>
      </w:pPr>
      <w:r>
        <w:rPr>
          <w:color w:val="000000"/>
          <w:sz w:val="28"/>
          <w:szCs w:val="28"/>
          <w:u w:val="single"/>
        </w:rPr>
        <w:t xml:space="preserve">         </w:t>
      </w:r>
      <w:r>
        <w:rPr>
          <w:color w:val="000000"/>
          <w:sz w:val="28"/>
          <w:szCs w:val="28"/>
        </w:rPr>
        <w:t xml:space="preserve"> </w:t>
      </w:r>
      <w:r>
        <w:rPr>
          <w:color w:val="000000"/>
          <w:sz w:val="28"/>
          <w:szCs w:val="28"/>
          <w:u w:val="single"/>
        </w:rPr>
        <w:tab/>
        <w:t xml:space="preserve"> </w:t>
      </w:r>
      <w:r>
        <w:rPr>
          <w:color w:val="000000"/>
          <w:sz w:val="28"/>
          <w:szCs w:val="28"/>
          <w:u w:val="single"/>
        </w:rPr>
        <w:tab/>
        <w:t xml:space="preserve"> </w:t>
      </w:r>
      <w:r>
        <w:rPr>
          <w:color w:val="000000"/>
          <w:sz w:val="28"/>
          <w:szCs w:val="28"/>
          <w:u w:val="single"/>
        </w:rPr>
        <w:tab/>
      </w:r>
    </w:p>
    <w:p w14:paraId="00000032" w14:textId="77777777" w:rsidR="00C5037E" w:rsidRDefault="00E71261">
      <w:pPr>
        <w:pBdr>
          <w:top w:val="nil"/>
          <w:left w:val="nil"/>
          <w:bottom w:val="nil"/>
          <w:right w:val="nil"/>
          <w:between w:val="nil"/>
        </w:pBdr>
        <w:jc w:val="right"/>
        <w:rPr>
          <w:i/>
          <w:color w:val="000000"/>
          <w:sz w:val="28"/>
          <w:szCs w:val="28"/>
        </w:rPr>
      </w:pPr>
      <w:r>
        <w:rPr>
          <w:i/>
          <w:color w:val="000000"/>
          <w:sz w:val="28"/>
          <w:szCs w:val="28"/>
        </w:rPr>
        <w:t>подпись, расшифровка подписи</w:t>
      </w:r>
    </w:p>
    <w:p w14:paraId="00000033" w14:textId="77777777" w:rsidR="00C5037E" w:rsidRDefault="00C5037E">
      <w:pPr>
        <w:pBdr>
          <w:top w:val="nil"/>
          <w:left w:val="nil"/>
          <w:bottom w:val="nil"/>
          <w:right w:val="nil"/>
          <w:between w:val="nil"/>
        </w:pBdr>
        <w:jc w:val="right"/>
        <w:rPr>
          <w:color w:val="000000"/>
          <w:sz w:val="28"/>
          <w:szCs w:val="28"/>
          <w:u w:val="single"/>
        </w:rPr>
      </w:pPr>
    </w:p>
    <w:p w14:paraId="00000034" w14:textId="77777777" w:rsidR="00C5037E" w:rsidRDefault="00E71261">
      <w:pPr>
        <w:pBdr>
          <w:top w:val="nil"/>
          <w:left w:val="nil"/>
          <w:bottom w:val="nil"/>
          <w:right w:val="nil"/>
          <w:between w:val="nil"/>
        </w:pBdr>
        <w:jc w:val="right"/>
        <w:rPr>
          <w:color w:val="000000"/>
          <w:sz w:val="28"/>
          <w:szCs w:val="28"/>
        </w:rPr>
      </w:pPr>
      <w:r>
        <w:rPr>
          <w:color w:val="000000"/>
          <w:sz w:val="28"/>
          <w:szCs w:val="28"/>
          <w:u w:val="single"/>
        </w:rPr>
        <w:tab/>
      </w:r>
      <w:r>
        <w:rPr>
          <w:color w:val="000000"/>
          <w:sz w:val="28"/>
          <w:szCs w:val="28"/>
        </w:rPr>
        <w:t>.</w:t>
      </w:r>
      <w:r>
        <w:rPr>
          <w:color w:val="000000"/>
          <w:sz w:val="28"/>
          <w:szCs w:val="28"/>
          <w:u w:val="single"/>
        </w:rPr>
        <w:tab/>
      </w:r>
      <w:r>
        <w:rPr>
          <w:color w:val="000000"/>
          <w:sz w:val="28"/>
          <w:szCs w:val="28"/>
        </w:rPr>
        <w:t>.2021</w:t>
      </w:r>
    </w:p>
    <w:p w14:paraId="00000037" w14:textId="77777777" w:rsidR="00C5037E" w:rsidRDefault="00E71261" w:rsidP="00B13C5C">
      <w:pPr>
        <w:pBdr>
          <w:top w:val="nil"/>
          <w:left w:val="nil"/>
          <w:bottom w:val="nil"/>
          <w:right w:val="nil"/>
          <w:between w:val="nil"/>
        </w:pBdr>
        <w:jc w:val="center"/>
        <w:rPr>
          <w:b/>
          <w:color w:val="000000"/>
          <w:sz w:val="28"/>
          <w:szCs w:val="28"/>
        </w:rPr>
        <w:sectPr w:rsidR="00C5037E">
          <w:type w:val="continuous"/>
          <w:pgSz w:w="11910" w:h="16840"/>
          <w:pgMar w:top="851" w:right="567" w:bottom="1134" w:left="1701" w:header="720" w:footer="720" w:gutter="0"/>
          <w:cols w:space="720"/>
          <w:titlePg/>
        </w:sectPr>
      </w:pPr>
      <w:r>
        <w:rPr>
          <w:b/>
          <w:color w:val="000000"/>
          <w:sz w:val="28"/>
          <w:szCs w:val="28"/>
        </w:rPr>
        <w:t>ЗАДАНИЕ</w:t>
      </w:r>
    </w:p>
    <w:p w14:paraId="00000038" w14:textId="77777777" w:rsidR="00C5037E" w:rsidRDefault="00E71261">
      <w:pPr>
        <w:pBdr>
          <w:top w:val="nil"/>
          <w:left w:val="nil"/>
          <w:bottom w:val="nil"/>
          <w:right w:val="nil"/>
          <w:between w:val="nil"/>
        </w:pBdr>
        <w:jc w:val="both"/>
        <w:rPr>
          <w:b/>
          <w:color w:val="000000"/>
          <w:sz w:val="28"/>
          <w:szCs w:val="28"/>
        </w:rPr>
      </w:pPr>
      <w:r>
        <w:rPr>
          <w:b/>
          <w:color w:val="000000"/>
          <w:sz w:val="28"/>
          <w:szCs w:val="28"/>
        </w:rPr>
        <w:t>НА ВЫПОЛНЕНИЕ ВЫПУСКНОЙ КВАЛИФИКАЦИОННОЙ РАБОТЫ ОБУЧАЮЩЕГОСЯ</w:t>
      </w:r>
      <w:r>
        <w:rPr>
          <w:color w:val="000000"/>
          <w:sz w:val="28"/>
          <w:szCs w:val="28"/>
        </w:rPr>
        <w:t xml:space="preserve"> </w:t>
      </w:r>
      <w:r>
        <w:rPr>
          <w:color w:val="000000"/>
          <w:sz w:val="28"/>
          <w:szCs w:val="28"/>
          <w:u w:val="single"/>
        </w:rPr>
        <w:t xml:space="preserve">          Стрельников Антон Викторович</w:t>
      </w:r>
    </w:p>
    <w:p w14:paraId="00000039" w14:textId="77777777" w:rsidR="00C5037E" w:rsidRDefault="00E71261">
      <w:pPr>
        <w:pBdr>
          <w:top w:val="nil"/>
          <w:left w:val="nil"/>
          <w:bottom w:val="nil"/>
          <w:right w:val="nil"/>
          <w:between w:val="nil"/>
        </w:pBdr>
        <w:spacing w:before="60"/>
        <w:jc w:val="center"/>
        <w:rPr>
          <w:i/>
          <w:color w:val="000000"/>
          <w:sz w:val="28"/>
          <w:szCs w:val="28"/>
        </w:rPr>
      </w:pPr>
      <w:r>
        <w:rPr>
          <w:i/>
          <w:color w:val="000000"/>
          <w:sz w:val="28"/>
          <w:szCs w:val="28"/>
        </w:rPr>
        <w:t xml:space="preserve"> фамилия, имя, отчество</w:t>
      </w:r>
    </w:p>
    <w:p w14:paraId="0000003A" w14:textId="104F5C74" w:rsidR="00C5037E" w:rsidRDefault="00E71261">
      <w:pPr>
        <w:pBdr>
          <w:top w:val="nil"/>
          <w:left w:val="nil"/>
          <w:bottom w:val="nil"/>
          <w:right w:val="nil"/>
          <w:between w:val="nil"/>
        </w:pBdr>
        <w:rPr>
          <w:color w:val="000000"/>
          <w:sz w:val="28"/>
          <w:szCs w:val="28"/>
        </w:rPr>
      </w:pPr>
      <w:r>
        <w:rPr>
          <w:color w:val="000000"/>
          <w:sz w:val="28"/>
          <w:szCs w:val="28"/>
        </w:rPr>
        <w:t xml:space="preserve">1. Тема работы: </w:t>
      </w:r>
      <w:r w:rsidRPr="003A1E42">
        <w:rPr>
          <w:sz w:val="28"/>
          <w:szCs w:val="28"/>
        </w:rPr>
        <w:t>Использование вейвлет</w:t>
      </w:r>
      <w:r w:rsidR="00EA4D6C">
        <w:rPr>
          <w:sz w:val="28"/>
          <w:szCs w:val="28"/>
        </w:rPr>
        <w:t>-</w:t>
      </w:r>
      <w:r w:rsidRPr="003A1E42">
        <w:rPr>
          <w:sz w:val="28"/>
          <w:szCs w:val="28"/>
        </w:rPr>
        <w:t xml:space="preserve">преобразования и </w:t>
      </w:r>
      <w:proofErr w:type="spellStart"/>
      <w:r w:rsidRPr="003A1E42">
        <w:rPr>
          <w:sz w:val="28"/>
          <w:szCs w:val="28"/>
        </w:rPr>
        <w:t>сверточных</w:t>
      </w:r>
      <w:proofErr w:type="spellEnd"/>
      <w:r w:rsidRPr="003A1E42">
        <w:rPr>
          <w:sz w:val="28"/>
          <w:szCs w:val="28"/>
        </w:rPr>
        <w:t xml:space="preserve"> нейронных сетей для классификации записей кашля</w:t>
      </w:r>
      <w:r>
        <w:rPr>
          <w:color w:val="000000"/>
          <w:sz w:val="28"/>
          <w:szCs w:val="28"/>
        </w:rPr>
        <w:t>, утверждена                     решением ученого совета факультета компьютерных наук от …………2021</w:t>
      </w:r>
    </w:p>
    <w:p w14:paraId="0000003B" w14:textId="77777777" w:rsidR="00C5037E" w:rsidRDefault="00E71261">
      <w:pPr>
        <w:pBdr>
          <w:top w:val="nil"/>
          <w:left w:val="nil"/>
          <w:bottom w:val="nil"/>
          <w:right w:val="nil"/>
          <w:between w:val="nil"/>
        </w:pBdr>
        <w:rPr>
          <w:color w:val="000000"/>
          <w:sz w:val="28"/>
          <w:szCs w:val="28"/>
        </w:rPr>
      </w:pPr>
      <w:r>
        <w:rPr>
          <w:color w:val="000000"/>
          <w:sz w:val="28"/>
          <w:szCs w:val="28"/>
        </w:rPr>
        <w:t>2. Направление подготовки: 02.03.01 Математика и компьютерные науки</w:t>
      </w:r>
    </w:p>
    <w:p w14:paraId="0000003C" w14:textId="77777777" w:rsidR="00C5037E" w:rsidRDefault="00E71261">
      <w:pPr>
        <w:pBdr>
          <w:top w:val="nil"/>
          <w:left w:val="nil"/>
          <w:bottom w:val="nil"/>
          <w:right w:val="nil"/>
          <w:between w:val="nil"/>
        </w:pBdr>
        <w:rPr>
          <w:color w:val="000000"/>
          <w:sz w:val="28"/>
          <w:szCs w:val="28"/>
        </w:rPr>
      </w:pPr>
      <w:r>
        <w:rPr>
          <w:color w:val="000000"/>
          <w:sz w:val="28"/>
          <w:szCs w:val="28"/>
        </w:rPr>
        <w:t xml:space="preserve">3. Срок сдачи студентом законченной работы </w:t>
      </w:r>
      <w:proofErr w:type="gramStart"/>
      <w:r>
        <w:rPr>
          <w:color w:val="000000"/>
          <w:sz w:val="28"/>
          <w:szCs w:val="28"/>
        </w:rPr>
        <w:t>…….</w:t>
      </w:r>
      <w:proofErr w:type="gramEnd"/>
      <w:r>
        <w:rPr>
          <w:color w:val="000000"/>
          <w:sz w:val="28"/>
          <w:szCs w:val="28"/>
        </w:rPr>
        <w:t>2021</w:t>
      </w:r>
    </w:p>
    <w:p w14:paraId="0000003D" w14:textId="77777777" w:rsidR="00C5037E" w:rsidRDefault="00E71261">
      <w:pPr>
        <w:pBdr>
          <w:top w:val="nil"/>
          <w:left w:val="nil"/>
          <w:bottom w:val="nil"/>
          <w:right w:val="nil"/>
          <w:between w:val="nil"/>
        </w:pBdr>
        <w:rPr>
          <w:color w:val="000000"/>
          <w:sz w:val="28"/>
          <w:szCs w:val="28"/>
        </w:rPr>
      </w:pPr>
      <w:r>
        <w:rPr>
          <w:color w:val="000000"/>
          <w:sz w:val="28"/>
          <w:szCs w:val="28"/>
        </w:rPr>
        <w:t>4. Календарный план:</w:t>
      </w:r>
    </w:p>
    <w:p w14:paraId="0000003E" w14:textId="77777777" w:rsidR="00C5037E" w:rsidRDefault="00C5037E">
      <w:pPr>
        <w:pBdr>
          <w:top w:val="nil"/>
          <w:left w:val="nil"/>
          <w:bottom w:val="nil"/>
          <w:right w:val="nil"/>
          <w:between w:val="nil"/>
        </w:pBdr>
        <w:jc w:val="both"/>
        <w:rPr>
          <w:color w:val="000000"/>
          <w:sz w:val="28"/>
          <w:szCs w:val="28"/>
        </w:rPr>
      </w:pPr>
    </w:p>
    <w:tbl>
      <w:tblPr>
        <w:tblStyle w:val="af1"/>
        <w:tblW w:w="986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3"/>
        <w:gridCol w:w="4422"/>
        <w:gridCol w:w="3060"/>
        <w:gridCol w:w="1561"/>
      </w:tblGrid>
      <w:tr w:rsidR="00C5037E" w14:paraId="4AB9233A" w14:textId="77777777">
        <w:trPr>
          <w:trHeight w:val="387"/>
        </w:trPr>
        <w:tc>
          <w:tcPr>
            <w:tcW w:w="823" w:type="dxa"/>
          </w:tcPr>
          <w:p w14:paraId="0000003F" w14:textId="77777777" w:rsidR="00C5037E" w:rsidRPr="00062710" w:rsidRDefault="00B26CE1">
            <w:pPr>
              <w:pBdr>
                <w:top w:val="nil"/>
                <w:left w:val="nil"/>
                <w:bottom w:val="nil"/>
                <w:right w:val="nil"/>
                <w:between w:val="nil"/>
              </w:pBdr>
              <w:rPr>
                <w:color w:val="000000"/>
                <w:sz w:val="28"/>
                <w:szCs w:val="28"/>
              </w:rPr>
            </w:pPr>
            <w:sdt>
              <w:sdtPr>
                <w:tag w:val="goog_rdk_0"/>
                <w:id w:val="-1813552876"/>
              </w:sdtPr>
              <w:sdtEndPr/>
              <w:sdtContent/>
            </w:sdt>
            <w:r w:rsidR="00E71261" w:rsidRPr="00062710">
              <w:rPr>
                <w:color w:val="000000"/>
                <w:sz w:val="28"/>
                <w:szCs w:val="28"/>
              </w:rPr>
              <w:t>№</w:t>
            </w:r>
          </w:p>
        </w:tc>
        <w:tc>
          <w:tcPr>
            <w:tcW w:w="4422" w:type="dxa"/>
          </w:tcPr>
          <w:p w14:paraId="00000040" w14:textId="77777777" w:rsidR="00C5037E" w:rsidRPr="00062710" w:rsidRDefault="00E71261">
            <w:pPr>
              <w:pBdr>
                <w:top w:val="nil"/>
                <w:left w:val="nil"/>
                <w:bottom w:val="nil"/>
                <w:right w:val="nil"/>
                <w:between w:val="nil"/>
              </w:pBdr>
              <w:rPr>
                <w:color w:val="000000"/>
                <w:sz w:val="28"/>
                <w:szCs w:val="28"/>
              </w:rPr>
            </w:pPr>
            <w:proofErr w:type="spellStart"/>
            <w:r w:rsidRPr="00062710">
              <w:rPr>
                <w:color w:val="000000"/>
                <w:sz w:val="28"/>
                <w:szCs w:val="28"/>
              </w:rPr>
              <w:t>Структура</w:t>
            </w:r>
            <w:proofErr w:type="spellEnd"/>
            <w:r w:rsidRPr="00062710">
              <w:rPr>
                <w:color w:val="000000"/>
                <w:sz w:val="28"/>
                <w:szCs w:val="28"/>
              </w:rPr>
              <w:t xml:space="preserve"> ВКР</w:t>
            </w:r>
          </w:p>
        </w:tc>
        <w:tc>
          <w:tcPr>
            <w:tcW w:w="3060" w:type="dxa"/>
          </w:tcPr>
          <w:p w14:paraId="00000041" w14:textId="77777777" w:rsidR="00C5037E" w:rsidRPr="00062710" w:rsidRDefault="00E71261">
            <w:pPr>
              <w:pBdr>
                <w:top w:val="nil"/>
                <w:left w:val="nil"/>
                <w:bottom w:val="nil"/>
                <w:right w:val="nil"/>
                <w:between w:val="nil"/>
              </w:pBdr>
              <w:rPr>
                <w:color w:val="000000"/>
                <w:sz w:val="28"/>
                <w:szCs w:val="28"/>
              </w:rPr>
            </w:pPr>
            <w:proofErr w:type="spellStart"/>
            <w:r w:rsidRPr="00062710">
              <w:rPr>
                <w:color w:val="000000"/>
                <w:sz w:val="28"/>
                <w:szCs w:val="28"/>
              </w:rPr>
              <w:t>Сроки</w:t>
            </w:r>
            <w:proofErr w:type="spellEnd"/>
            <w:r w:rsidRPr="00062710">
              <w:rPr>
                <w:color w:val="000000"/>
                <w:sz w:val="28"/>
                <w:szCs w:val="28"/>
              </w:rPr>
              <w:t xml:space="preserve"> </w:t>
            </w:r>
            <w:proofErr w:type="spellStart"/>
            <w:r w:rsidRPr="00062710">
              <w:rPr>
                <w:color w:val="000000"/>
                <w:sz w:val="28"/>
                <w:szCs w:val="28"/>
              </w:rPr>
              <w:t>выполнения</w:t>
            </w:r>
            <w:proofErr w:type="spellEnd"/>
          </w:p>
        </w:tc>
        <w:tc>
          <w:tcPr>
            <w:tcW w:w="1561" w:type="dxa"/>
          </w:tcPr>
          <w:p w14:paraId="00000042" w14:textId="77777777" w:rsidR="00C5037E" w:rsidRPr="00062710" w:rsidRDefault="00E71261">
            <w:pPr>
              <w:pBdr>
                <w:top w:val="nil"/>
                <w:left w:val="nil"/>
                <w:bottom w:val="nil"/>
                <w:right w:val="nil"/>
                <w:between w:val="nil"/>
              </w:pBdr>
              <w:ind w:right="-180"/>
              <w:rPr>
                <w:color w:val="000000"/>
                <w:sz w:val="28"/>
                <w:szCs w:val="28"/>
              </w:rPr>
            </w:pPr>
            <w:proofErr w:type="spellStart"/>
            <w:r w:rsidRPr="00062710">
              <w:rPr>
                <w:color w:val="000000"/>
                <w:sz w:val="28"/>
                <w:szCs w:val="28"/>
              </w:rPr>
              <w:t>Примечания</w:t>
            </w:r>
            <w:proofErr w:type="spellEnd"/>
          </w:p>
        </w:tc>
      </w:tr>
      <w:tr w:rsidR="00C5037E" w14:paraId="3B89480E" w14:textId="77777777">
        <w:trPr>
          <w:trHeight w:val="385"/>
        </w:trPr>
        <w:tc>
          <w:tcPr>
            <w:tcW w:w="823" w:type="dxa"/>
          </w:tcPr>
          <w:p w14:paraId="00000043"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1</w:t>
            </w:r>
          </w:p>
        </w:tc>
        <w:tc>
          <w:tcPr>
            <w:tcW w:w="4422" w:type="dxa"/>
          </w:tcPr>
          <w:p w14:paraId="00000044" w14:textId="77777777" w:rsidR="00C5037E" w:rsidRPr="00062710" w:rsidRDefault="00E71261">
            <w:pPr>
              <w:pBdr>
                <w:top w:val="nil"/>
                <w:left w:val="nil"/>
                <w:bottom w:val="nil"/>
                <w:right w:val="nil"/>
                <w:between w:val="nil"/>
              </w:pBdr>
              <w:rPr>
                <w:color w:val="000000"/>
                <w:sz w:val="28"/>
                <w:szCs w:val="28"/>
              </w:rPr>
            </w:pPr>
            <w:proofErr w:type="spellStart"/>
            <w:r w:rsidRPr="00062710">
              <w:rPr>
                <w:color w:val="000000"/>
                <w:sz w:val="28"/>
                <w:szCs w:val="28"/>
              </w:rPr>
              <w:t>Введение</w:t>
            </w:r>
            <w:proofErr w:type="spellEnd"/>
          </w:p>
        </w:tc>
        <w:tc>
          <w:tcPr>
            <w:tcW w:w="3060" w:type="dxa"/>
          </w:tcPr>
          <w:p w14:paraId="00000045"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07.03.2021 - 15.03.2021</w:t>
            </w:r>
          </w:p>
        </w:tc>
        <w:tc>
          <w:tcPr>
            <w:tcW w:w="1561" w:type="dxa"/>
          </w:tcPr>
          <w:p w14:paraId="00000046" w14:textId="77777777" w:rsidR="00C5037E" w:rsidRPr="00062710" w:rsidRDefault="00C5037E">
            <w:pPr>
              <w:pBdr>
                <w:top w:val="nil"/>
                <w:left w:val="nil"/>
                <w:bottom w:val="nil"/>
                <w:right w:val="nil"/>
                <w:between w:val="nil"/>
              </w:pBdr>
              <w:rPr>
                <w:color w:val="000000"/>
                <w:sz w:val="28"/>
                <w:szCs w:val="28"/>
              </w:rPr>
            </w:pPr>
          </w:p>
        </w:tc>
      </w:tr>
      <w:tr w:rsidR="00C5037E" w14:paraId="1C9E0EB7" w14:textId="77777777">
        <w:trPr>
          <w:trHeight w:val="385"/>
        </w:trPr>
        <w:tc>
          <w:tcPr>
            <w:tcW w:w="823" w:type="dxa"/>
          </w:tcPr>
          <w:p w14:paraId="00000047"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2</w:t>
            </w:r>
          </w:p>
        </w:tc>
        <w:tc>
          <w:tcPr>
            <w:tcW w:w="4422" w:type="dxa"/>
          </w:tcPr>
          <w:p w14:paraId="00000048" w14:textId="575BA382" w:rsidR="00C5037E" w:rsidRPr="00062710" w:rsidRDefault="00E71261">
            <w:pPr>
              <w:pBdr>
                <w:top w:val="nil"/>
                <w:left w:val="nil"/>
                <w:bottom w:val="nil"/>
                <w:right w:val="nil"/>
                <w:between w:val="nil"/>
              </w:pBdr>
              <w:rPr>
                <w:color w:val="000000"/>
                <w:sz w:val="28"/>
                <w:szCs w:val="28"/>
              </w:rPr>
            </w:pPr>
            <w:proofErr w:type="spellStart"/>
            <w:r w:rsidRPr="00062710">
              <w:rPr>
                <w:color w:val="000000"/>
                <w:sz w:val="28"/>
                <w:szCs w:val="28"/>
              </w:rPr>
              <w:t>Глава</w:t>
            </w:r>
            <w:proofErr w:type="spellEnd"/>
            <w:r w:rsidRPr="00062710">
              <w:rPr>
                <w:color w:val="000000"/>
                <w:sz w:val="28"/>
                <w:szCs w:val="28"/>
              </w:rPr>
              <w:t xml:space="preserve"> 1</w:t>
            </w:r>
            <w:r w:rsidR="00B13C5C" w:rsidRPr="00062710">
              <w:rPr>
                <w:color w:val="000000"/>
                <w:sz w:val="28"/>
                <w:szCs w:val="28"/>
              </w:rPr>
              <w:t>.</w:t>
            </w:r>
            <w:r w:rsidR="00B13C5C" w:rsidRPr="00062710">
              <w:t xml:space="preserve"> </w:t>
            </w:r>
            <w:r w:rsidR="00B13C5C" w:rsidRPr="00062710">
              <w:rPr>
                <w:color w:val="000000"/>
                <w:sz w:val="28"/>
                <w:szCs w:val="28"/>
              </w:rPr>
              <w:t>ВЕЙВЛЕТ-ПРЕОБРАЗОВАНИЕ</w:t>
            </w:r>
          </w:p>
        </w:tc>
        <w:tc>
          <w:tcPr>
            <w:tcW w:w="3060" w:type="dxa"/>
          </w:tcPr>
          <w:p w14:paraId="00000049"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05.04.2021 - 29.04.2021</w:t>
            </w:r>
          </w:p>
        </w:tc>
        <w:tc>
          <w:tcPr>
            <w:tcW w:w="1561" w:type="dxa"/>
          </w:tcPr>
          <w:p w14:paraId="0000004A" w14:textId="77777777" w:rsidR="00C5037E" w:rsidRPr="00062710" w:rsidRDefault="00C5037E">
            <w:pPr>
              <w:pBdr>
                <w:top w:val="nil"/>
                <w:left w:val="nil"/>
                <w:bottom w:val="nil"/>
                <w:right w:val="nil"/>
                <w:between w:val="nil"/>
              </w:pBdr>
              <w:rPr>
                <w:color w:val="000000"/>
                <w:sz w:val="28"/>
                <w:szCs w:val="28"/>
              </w:rPr>
            </w:pPr>
          </w:p>
        </w:tc>
      </w:tr>
      <w:tr w:rsidR="00C5037E" w14:paraId="76A73CD9" w14:textId="77777777">
        <w:trPr>
          <w:trHeight w:val="387"/>
        </w:trPr>
        <w:tc>
          <w:tcPr>
            <w:tcW w:w="823" w:type="dxa"/>
          </w:tcPr>
          <w:p w14:paraId="0000004B"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3</w:t>
            </w:r>
          </w:p>
        </w:tc>
        <w:tc>
          <w:tcPr>
            <w:tcW w:w="4422" w:type="dxa"/>
          </w:tcPr>
          <w:p w14:paraId="0000004C" w14:textId="65E1A521" w:rsidR="00C5037E" w:rsidRPr="00062710" w:rsidRDefault="00E71261">
            <w:pPr>
              <w:pBdr>
                <w:top w:val="nil"/>
                <w:left w:val="nil"/>
                <w:bottom w:val="nil"/>
                <w:right w:val="nil"/>
                <w:between w:val="nil"/>
              </w:pBdr>
              <w:rPr>
                <w:color w:val="000000"/>
                <w:sz w:val="28"/>
                <w:szCs w:val="28"/>
              </w:rPr>
            </w:pPr>
            <w:proofErr w:type="spellStart"/>
            <w:r w:rsidRPr="00062710">
              <w:rPr>
                <w:color w:val="000000"/>
                <w:sz w:val="28"/>
                <w:szCs w:val="28"/>
              </w:rPr>
              <w:t>Глава</w:t>
            </w:r>
            <w:proofErr w:type="spellEnd"/>
            <w:r w:rsidRPr="00062710">
              <w:rPr>
                <w:color w:val="000000"/>
                <w:sz w:val="28"/>
                <w:szCs w:val="28"/>
              </w:rPr>
              <w:t xml:space="preserve"> 2</w:t>
            </w:r>
            <w:r w:rsidR="00B13C5C" w:rsidRPr="00062710">
              <w:rPr>
                <w:color w:val="000000"/>
                <w:sz w:val="28"/>
                <w:szCs w:val="28"/>
              </w:rPr>
              <w:t>.</w:t>
            </w:r>
            <w:r w:rsidR="00B13C5C" w:rsidRPr="00062710">
              <w:t xml:space="preserve"> </w:t>
            </w:r>
            <w:r w:rsidR="00B13C5C" w:rsidRPr="00062710">
              <w:rPr>
                <w:color w:val="000000"/>
                <w:sz w:val="28"/>
                <w:szCs w:val="28"/>
              </w:rPr>
              <w:t>СВЕРТОЧНЫЕ НЕЙРОННЫЕ СЕТИ.</w:t>
            </w:r>
          </w:p>
        </w:tc>
        <w:tc>
          <w:tcPr>
            <w:tcW w:w="3060" w:type="dxa"/>
          </w:tcPr>
          <w:p w14:paraId="0000004D"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05.05.2021 - 12.05.2021</w:t>
            </w:r>
          </w:p>
        </w:tc>
        <w:tc>
          <w:tcPr>
            <w:tcW w:w="1561" w:type="dxa"/>
          </w:tcPr>
          <w:p w14:paraId="0000004E" w14:textId="77777777" w:rsidR="00C5037E" w:rsidRPr="00062710" w:rsidRDefault="00C5037E">
            <w:pPr>
              <w:pBdr>
                <w:top w:val="nil"/>
                <w:left w:val="nil"/>
                <w:bottom w:val="nil"/>
                <w:right w:val="nil"/>
                <w:between w:val="nil"/>
              </w:pBdr>
              <w:rPr>
                <w:color w:val="000000"/>
                <w:sz w:val="28"/>
                <w:szCs w:val="28"/>
              </w:rPr>
            </w:pPr>
          </w:p>
        </w:tc>
      </w:tr>
      <w:tr w:rsidR="00C5037E" w14:paraId="08D63DC8" w14:textId="77777777">
        <w:trPr>
          <w:trHeight w:val="385"/>
        </w:trPr>
        <w:tc>
          <w:tcPr>
            <w:tcW w:w="823" w:type="dxa"/>
          </w:tcPr>
          <w:p w14:paraId="0000004F"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4</w:t>
            </w:r>
          </w:p>
        </w:tc>
        <w:tc>
          <w:tcPr>
            <w:tcW w:w="4422" w:type="dxa"/>
          </w:tcPr>
          <w:p w14:paraId="00000050" w14:textId="336F83F4" w:rsidR="00C5037E" w:rsidRPr="00B0513A" w:rsidRDefault="00E71261">
            <w:pPr>
              <w:pBdr>
                <w:top w:val="nil"/>
                <w:left w:val="nil"/>
                <w:bottom w:val="nil"/>
                <w:right w:val="nil"/>
                <w:between w:val="nil"/>
              </w:pBdr>
              <w:rPr>
                <w:color w:val="000000"/>
                <w:sz w:val="28"/>
                <w:szCs w:val="28"/>
                <w:lang w:val="ru-RU"/>
              </w:rPr>
            </w:pPr>
            <w:r w:rsidRPr="00B0513A">
              <w:rPr>
                <w:color w:val="000000"/>
                <w:sz w:val="28"/>
                <w:szCs w:val="28"/>
                <w:lang w:val="ru-RU"/>
              </w:rPr>
              <w:t>Глава 3</w:t>
            </w:r>
            <w:r w:rsidR="00B13C5C" w:rsidRPr="00B0513A">
              <w:rPr>
                <w:color w:val="000000"/>
                <w:sz w:val="28"/>
                <w:szCs w:val="28"/>
                <w:lang w:val="ru-RU"/>
              </w:rPr>
              <w:t>.</w:t>
            </w:r>
            <w:r w:rsidR="00B13C5C" w:rsidRPr="00B0513A">
              <w:rPr>
                <w:lang w:val="ru-RU"/>
              </w:rPr>
              <w:t xml:space="preserve"> </w:t>
            </w:r>
            <w:r w:rsidR="00B13C5C" w:rsidRPr="00B0513A">
              <w:rPr>
                <w:color w:val="000000"/>
                <w:sz w:val="28"/>
                <w:szCs w:val="28"/>
                <w:lang w:val="ru-RU"/>
              </w:rPr>
              <w:t>ОПИСАНИЕ РАЗРАБОТАННОГО ПРОГРАММНОГО ОБЕСПЕЧЕНИЯ</w:t>
            </w:r>
          </w:p>
        </w:tc>
        <w:tc>
          <w:tcPr>
            <w:tcW w:w="3060" w:type="dxa"/>
          </w:tcPr>
          <w:p w14:paraId="00000051"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15.05.2021 - 24.05.2021</w:t>
            </w:r>
          </w:p>
        </w:tc>
        <w:tc>
          <w:tcPr>
            <w:tcW w:w="1561" w:type="dxa"/>
          </w:tcPr>
          <w:p w14:paraId="00000052" w14:textId="77777777" w:rsidR="00C5037E" w:rsidRPr="00062710" w:rsidRDefault="00C5037E">
            <w:pPr>
              <w:pBdr>
                <w:top w:val="nil"/>
                <w:left w:val="nil"/>
                <w:bottom w:val="nil"/>
                <w:right w:val="nil"/>
                <w:between w:val="nil"/>
              </w:pBdr>
              <w:rPr>
                <w:color w:val="000000"/>
                <w:sz w:val="28"/>
                <w:szCs w:val="28"/>
              </w:rPr>
            </w:pPr>
          </w:p>
        </w:tc>
      </w:tr>
      <w:tr w:rsidR="00C5037E" w14:paraId="1E0CD955" w14:textId="77777777">
        <w:trPr>
          <w:trHeight w:val="385"/>
        </w:trPr>
        <w:tc>
          <w:tcPr>
            <w:tcW w:w="823" w:type="dxa"/>
          </w:tcPr>
          <w:p w14:paraId="00000053"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5</w:t>
            </w:r>
          </w:p>
        </w:tc>
        <w:tc>
          <w:tcPr>
            <w:tcW w:w="4422" w:type="dxa"/>
          </w:tcPr>
          <w:p w14:paraId="00000054" w14:textId="77777777" w:rsidR="00C5037E" w:rsidRPr="00062710" w:rsidRDefault="00E71261">
            <w:pPr>
              <w:pBdr>
                <w:top w:val="nil"/>
                <w:left w:val="nil"/>
                <w:bottom w:val="nil"/>
                <w:right w:val="nil"/>
                <w:between w:val="nil"/>
              </w:pBdr>
              <w:rPr>
                <w:color w:val="000000"/>
                <w:sz w:val="28"/>
                <w:szCs w:val="28"/>
              </w:rPr>
            </w:pPr>
            <w:proofErr w:type="spellStart"/>
            <w:r w:rsidRPr="00062710">
              <w:rPr>
                <w:color w:val="000000"/>
                <w:sz w:val="28"/>
                <w:szCs w:val="28"/>
              </w:rPr>
              <w:t>Заключение</w:t>
            </w:r>
            <w:proofErr w:type="spellEnd"/>
          </w:p>
        </w:tc>
        <w:tc>
          <w:tcPr>
            <w:tcW w:w="3060" w:type="dxa"/>
          </w:tcPr>
          <w:p w14:paraId="00000055" w14:textId="77777777" w:rsidR="00C5037E" w:rsidRPr="00062710" w:rsidRDefault="00E71261">
            <w:pPr>
              <w:pBdr>
                <w:top w:val="nil"/>
                <w:left w:val="nil"/>
                <w:bottom w:val="nil"/>
                <w:right w:val="nil"/>
                <w:between w:val="nil"/>
              </w:pBdr>
              <w:rPr>
                <w:color w:val="000000"/>
                <w:sz w:val="28"/>
                <w:szCs w:val="28"/>
              </w:rPr>
            </w:pPr>
            <w:r w:rsidRPr="00062710">
              <w:rPr>
                <w:color w:val="000000"/>
                <w:sz w:val="28"/>
                <w:szCs w:val="28"/>
              </w:rPr>
              <w:t>25.05.2021 - 30.05.2021</w:t>
            </w:r>
          </w:p>
        </w:tc>
        <w:tc>
          <w:tcPr>
            <w:tcW w:w="1561" w:type="dxa"/>
          </w:tcPr>
          <w:p w14:paraId="00000056" w14:textId="77777777" w:rsidR="00C5037E" w:rsidRPr="00062710" w:rsidRDefault="00C5037E">
            <w:pPr>
              <w:pBdr>
                <w:top w:val="nil"/>
                <w:left w:val="nil"/>
                <w:bottom w:val="nil"/>
                <w:right w:val="nil"/>
                <w:between w:val="nil"/>
              </w:pBdr>
              <w:rPr>
                <w:color w:val="000000"/>
                <w:sz w:val="28"/>
                <w:szCs w:val="28"/>
              </w:rPr>
            </w:pPr>
          </w:p>
        </w:tc>
      </w:tr>
    </w:tbl>
    <w:p w14:paraId="00000057" w14:textId="77777777" w:rsidR="00C5037E" w:rsidRDefault="00C5037E">
      <w:pPr>
        <w:pBdr>
          <w:top w:val="nil"/>
          <w:left w:val="nil"/>
          <w:bottom w:val="nil"/>
          <w:right w:val="nil"/>
          <w:between w:val="nil"/>
        </w:pBdr>
        <w:jc w:val="both"/>
        <w:rPr>
          <w:color w:val="000000"/>
          <w:sz w:val="28"/>
          <w:szCs w:val="28"/>
        </w:rPr>
      </w:pPr>
    </w:p>
    <w:tbl>
      <w:tblPr>
        <w:tblStyle w:val="af2"/>
        <w:tblW w:w="7930" w:type="dxa"/>
        <w:tblLayout w:type="fixed"/>
        <w:tblLook w:val="0000" w:firstRow="0" w:lastRow="0" w:firstColumn="0" w:lastColumn="0" w:noHBand="0" w:noVBand="0"/>
      </w:tblPr>
      <w:tblGrid>
        <w:gridCol w:w="2333"/>
        <w:gridCol w:w="2560"/>
        <w:gridCol w:w="3037"/>
      </w:tblGrid>
      <w:tr w:rsidR="00C5037E" w14:paraId="6EA780B1" w14:textId="77777777">
        <w:trPr>
          <w:trHeight w:val="315"/>
        </w:trPr>
        <w:tc>
          <w:tcPr>
            <w:tcW w:w="2334" w:type="dxa"/>
          </w:tcPr>
          <w:p w14:paraId="00000058" w14:textId="77777777" w:rsidR="00C5037E" w:rsidRDefault="00E71261">
            <w:pPr>
              <w:pBdr>
                <w:top w:val="nil"/>
                <w:left w:val="nil"/>
                <w:bottom w:val="nil"/>
                <w:right w:val="nil"/>
                <w:between w:val="nil"/>
              </w:pBdr>
              <w:jc w:val="both"/>
              <w:rPr>
                <w:color w:val="000000"/>
                <w:sz w:val="28"/>
                <w:szCs w:val="28"/>
              </w:rPr>
            </w:pPr>
            <w:proofErr w:type="spellStart"/>
            <w:r>
              <w:rPr>
                <w:color w:val="000000"/>
                <w:sz w:val="28"/>
                <w:szCs w:val="28"/>
              </w:rPr>
              <w:t>Обучающийся</w:t>
            </w:r>
            <w:proofErr w:type="spellEnd"/>
            <w:r>
              <w:rPr>
                <w:color w:val="000000"/>
                <w:sz w:val="28"/>
                <w:szCs w:val="28"/>
              </w:rPr>
              <w:t>:</w:t>
            </w:r>
          </w:p>
        </w:tc>
        <w:tc>
          <w:tcPr>
            <w:tcW w:w="2560" w:type="dxa"/>
            <w:shd w:val="clear" w:color="auto" w:fill="auto"/>
          </w:tcPr>
          <w:p w14:paraId="00000059" w14:textId="77777777" w:rsidR="00C5037E" w:rsidRDefault="00E71261">
            <w:pPr>
              <w:pBdr>
                <w:top w:val="nil"/>
                <w:left w:val="nil"/>
                <w:bottom w:val="nil"/>
                <w:right w:val="nil"/>
                <w:between w:val="nil"/>
              </w:pBdr>
              <w:jc w:val="both"/>
              <w:rPr>
                <w:color w:val="000000"/>
                <w:sz w:val="28"/>
                <w:szCs w:val="28"/>
                <w:u w:val="single"/>
              </w:rPr>
            </w:pPr>
            <w:r>
              <w:rPr>
                <w:noProof/>
                <w:color w:val="000000"/>
                <w:sz w:val="28"/>
                <w:szCs w:val="28"/>
                <w:u w:val="single"/>
              </w:rPr>
              <w:drawing>
                <wp:inline distT="0" distB="0" distL="0" distR="0" wp14:anchorId="4923F73F" wp14:editId="03D0FFBC">
                  <wp:extent cx="1743614" cy="47106"/>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743614" cy="47106"/>
                          </a:xfrm>
                          <a:prstGeom prst="rect">
                            <a:avLst/>
                          </a:prstGeom>
                          <a:ln/>
                        </pic:spPr>
                      </pic:pic>
                    </a:graphicData>
                  </a:graphic>
                </wp:inline>
              </w:drawing>
            </w:r>
          </w:p>
        </w:tc>
        <w:tc>
          <w:tcPr>
            <w:tcW w:w="3037" w:type="dxa"/>
            <w:shd w:val="clear" w:color="auto" w:fill="auto"/>
          </w:tcPr>
          <w:p w14:paraId="0000005A" w14:textId="77777777" w:rsidR="00C5037E" w:rsidRDefault="00E71261">
            <w:pPr>
              <w:pBdr>
                <w:top w:val="nil"/>
                <w:left w:val="nil"/>
                <w:bottom w:val="nil"/>
                <w:right w:val="nil"/>
                <w:between w:val="nil"/>
              </w:pBdr>
              <w:jc w:val="both"/>
              <w:rPr>
                <w:color w:val="000000"/>
                <w:sz w:val="28"/>
                <w:szCs w:val="28"/>
              </w:rPr>
            </w:pPr>
            <w:r>
              <w:rPr>
                <w:color w:val="000000"/>
                <w:sz w:val="28"/>
                <w:szCs w:val="28"/>
                <w:u w:val="single"/>
              </w:rPr>
              <w:t xml:space="preserve">    </w:t>
            </w:r>
            <w:proofErr w:type="spellStart"/>
            <w:r>
              <w:rPr>
                <w:color w:val="000000"/>
                <w:sz w:val="28"/>
                <w:szCs w:val="28"/>
                <w:u w:val="single"/>
              </w:rPr>
              <w:t>Стрельников</w:t>
            </w:r>
            <w:proofErr w:type="spellEnd"/>
            <w:r>
              <w:rPr>
                <w:color w:val="000000"/>
                <w:sz w:val="28"/>
                <w:szCs w:val="28"/>
                <w:u w:val="single"/>
              </w:rPr>
              <w:t xml:space="preserve"> А.В.</w:t>
            </w:r>
            <w:r>
              <w:rPr>
                <w:color w:val="000000"/>
                <w:sz w:val="28"/>
                <w:szCs w:val="28"/>
                <w:u w:val="single"/>
              </w:rPr>
              <w:tab/>
            </w:r>
          </w:p>
        </w:tc>
      </w:tr>
      <w:tr w:rsidR="00C5037E" w14:paraId="2B00F9FE" w14:textId="77777777">
        <w:trPr>
          <w:trHeight w:val="230"/>
        </w:trPr>
        <w:tc>
          <w:tcPr>
            <w:tcW w:w="2334" w:type="dxa"/>
          </w:tcPr>
          <w:p w14:paraId="0000005B" w14:textId="77777777" w:rsidR="00C5037E" w:rsidRDefault="00E71261">
            <w:pPr>
              <w:pBdr>
                <w:top w:val="nil"/>
                <w:left w:val="nil"/>
                <w:bottom w:val="nil"/>
                <w:right w:val="nil"/>
                <w:between w:val="nil"/>
              </w:pBdr>
              <w:ind w:left="172"/>
              <w:jc w:val="both"/>
              <w:rPr>
                <w:color w:val="000000"/>
                <w:sz w:val="28"/>
                <w:szCs w:val="28"/>
              </w:rPr>
            </w:pPr>
            <w:r>
              <w:rPr>
                <w:color w:val="000000"/>
                <w:sz w:val="28"/>
                <w:szCs w:val="28"/>
              </w:rPr>
              <w:t xml:space="preserve">                                     </w:t>
            </w:r>
          </w:p>
        </w:tc>
        <w:tc>
          <w:tcPr>
            <w:tcW w:w="2560" w:type="dxa"/>
            <w:shd w:val="clear" w:color="auto" w:fill="auto"/>
          </w:tcPr>
          <w:p w14:paraId="0000005C" w14:textId="77777777" w:rsidR="00C5037E" w:rsidRDefault="00E71261">
            <w:pPr>
              <w:pBdr>
                <w:top w:val="nil"/>
                <w:left w:val="nil"/>
                <w:bottom w:val="nil"/>
                <w:right w:val="nil"/>
                <w:between w:val="nil"/>
              </w:pBdr>
              <w:ind w:left="172"/>
              <w:jc w:val="both"/>
              <w:rPr>
                <w:i/>
                <w:color w:val="000000"/>
                <w:sz w:val="28"/>
                <w:szCs w:val="28"/>
              </w:rPr>
            </w:pPr>
            <w:r>
              <w:rPr>
                <w:i/>
                <w:color w:val="000000"/>
                <w:sz w:val="28"/>
                <w:szCs w:val="28"/>
              </w:rPr>
              <w:t xml:space="preserve">      </w:t>
            </w:r>
            <w:proofErr w:type="spellStart"/>
            <w:r>
              <w:rPr>
                <w:i/>
                <w:color w:val="000000"/>
                <w:sz w:val="28"/>
                <w:szCs w:val="28"/>
              </w:rPr>
              <w:t>подпись</w:t>
            </w:r>
            <w:proofErr w:type="spellEnd"/>
          </w:p>
        </w:tc>
        <w:tc>
          <w:tcPr>
            <w:tcW w:w="3037" w:type="dxa"/>
            <w:shd w:val="clear" w:color="auto" w:fill="auto"/>
          </w:tcPr>
          <w:p w14:paraId="0000005D" w14:textId="77777777" w:rsidR="00C5037E" w:rsidRDefault="00E71261">
            <w:pPr>
              <w:pBdr>
                <w:top w:val="nil"/>
                <w:left w:val="nil"/>
                <w:bottom w:val="nil"/>
                <w:right w:val="nil"/>
                <w:between w:val="nil"/>
              </w:pBdr>
              <w:ind w:left="172"/>
              <w:jc w:val="both"/>
              <w:rPr>
                <w:i/>
                <w:color w:val="000000"/>
                <w:sz w:val="28"/>
                <w:szCs w:val="28"/>
              </w:rPr>
            </w:pPr>
            <w:proofErr w:type="spellStart"/>
            <w:r>
              <w:rPr>
                <w:i/>
                <w:color w:val="000000"/>
                <w:sz w:val="28"/>
                <w:szCs w:val="28"/>
              </w:rPr>
              <w:t>расшифровка</w:t>
            </w:r>
            <w:proofErr w:type="spellEnd"/>
            <w:r>
              <w:rPr>
                <w:i/>
                <w:color w:val="000000"/>
                <w:sz w:val="28"/>
                <w:szCs w:val="28"/>
              </w:rPr>
              <w:t xml:space="preserve"> </w:t>
            </w:r>
            <w:proofErr w:type="spellStart"/>
            <w:r>
              <w:rPr>
                <w:i/>
                <w:color w:val="000000"/>
                <w:sz w:val="28"/>
                <w:szCs w:val="28"/>
              </w:rPr>
              <w:t>подписи</w:t>
            </w:r>
            <w:proofErr w:type="spellEnd"/>
          </w:p>
        </w:tc>
      </w:tr>
      <w:tr w:rsidR="00C5037E" w14:paraId="5F834A22" w14:textId="77777777">
        <w:trPr>
          <w:trHeight w:val="321"/>
        </w:trPr>
        <w:tc>
          <w:tcPr>
            <w:tcW w:w="2334" w:type="dxa"/>
          </w:tcPr>
          <w:p w14:paraId="0000005E" w14:textId="77777777" w:rsidR="00C5037E" w:rsidRDefault="00E71261">
            <w:pPr>
              <w:pBdr>
                <w:top w:val="nil"/>
                <w:left w:val="nil"/>
                <w:bottom w:val="nil"/>
                <w:right w:val="nil"/>
                <w:between w:val="nil"/>
              </w:pBdr>
              <w:jc w:val="both"/>
              <w:rPr>
                <w:color w:val="000000"/>
                <w:sz w:val="28"/>
                <w:szCs w:val="28"/>
              </w:rPr>
            </w:pPr>
            <w:proofErr w:type="spellStart"/>
            <w:r>
              <w:rPr>
                <w:color w:val="000000"/>
                <w:sz w:val="28"/>
                <w:szCs w:val="28"/>
              </w:rPr>
              <w:t>Руководитель</w:t>
            </w:r>
            <w:proofErr w:type="spellEnd"/>
            <w:r>
              <w:rPr>
                <w:color w:val="000000"/>
                <w:sz w:val="28"/>
                <w:szCs w:val="28"/>
              </w:rPr>
              <w:t xml:space="preserve">:          </w:t>
            </w:r>
          </w:p>
        </w:tc>
        <w:tc>
          <w:tcPr>
            <w:tcW w:w="2560" w:type="dxa"/>
          </w:tcPr>
          <w:p w14:paraId="0000005F" w14:textId="77777777" w:rsidR="00C5037E" w:rsidRDefault="00E71261">
            <w:pPr>
              <w:pBdr>
                <w:top w:val="nil"/>
                <w:left w:val="nil"/>
                <w:bottom w:val="nil"/>
                <w:right w:val="nil"/>
                <w:between w:val="nil"/>
              </w:pBdr>
              <w:jc w:val="both"/>
              <w:rPr>
                <w:color w:val="000000"/>
                <w:sz w:val="28"/>
                <w:szCs w:val="28"/>
              </w:rPr>
            </w:pPr>
            <w:r>
              <w:rPr>
                <w:noProof/>
                <w:color w:val="000000"/>
                <w:sz w:val="28"/>
                <w:szCs w:val="28"/>
                <w:u w:val="single"/>
              </w:rPr>
              <w:drawing>
                <wp:inline distT="0" distB="0" distL="0" distR="0" wp14:anchorId="03EF8C98" wp14:editId="17F146AA">
                  <wp:extent cx="1743614" cy="47106"/>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743614" cy="47106"/>
                          </a:xfrm>
                          <a:prstGeom prst="rect">
                            <a:avLst/>
                          </a:prstGeom>
                          <a:ln/>
                        </pic:spPr>
                      </pic:pic>
                    </a:graphicData>
                  </a:graphic>
                </wp:inline>
              </w:drawing>
            </w:r>
          </w:p>
        </w:tc>
        <w:tc>
          <w:tcPr>
            <w:tcW w:w="3037" w:type="dxa"/>
          </w:tcPr>
          <w:p w14:paraId="00000060" w14:textId="77777777" w:rsidR="00C5037E" w:rsidRDefault="00E71261">
            <w:pPr>
              <w:pBdr>
                <w:top w:val="nil"/>
                <w:left w:val="nil"/>
                <w:bottom w:val="nil"/>
                <w:right w:val="nil"/>
                <w:between w:val="nil"/>
              </w:pBdr>
              <w:jc w:val="both"/>
              <w:rPr>
                <w:color w:val="000000"/>
                <w:sz w:val="28"/>
                <w:szCs w:val="28"/>
              </w:rPr>
            </w:pPr>
            <w:r>
              <w:rPr>
                <w:color w:val="000000"/>
                <w:sz w:val="28"/>
                <w:szCs w:val="28"/>
                <w:u w:val="single"/>
              </w:rPr>
              <w:t xml:space="preserve">     </w:t>
            </w:r>
            <w:proofErr w:type="spellStart"/>
            <w:r>
              <w:rPr>
                <w:color w:val="000000"/>
                <w:sz w:val="28"/>
                <w:szCs w:val="28"/>
                <w:u w:val="single"/>
              </w:rPr>
              <w:t>Максимов</w:t>
            </w:r>
            <w:proofErr w:type="spellEnd"/>
            <w:r>
              <w:rPr>
                <w:color w:val="000000"/>
                <w:sz w:val="28"/>
                <w:szCs w:val="28"/>
                <w:u w:val="single"/>
              </w:rPr>
              <w:t xml:space="preserve"> А.В.</w:t>
            </w:r>
            <w:r>
              <w:rPr>
                <w:color w:val="000000"/>
                <w:sz w:val="28"/>
                <w:szCs w:val="28"/>
                <w:u w:val="single"/>
              </w:rPr>
              <w:tab/>
            </w:r>
          </w:p>
        </w:tc>
      </w:tr>
      <w:tr w:rsidR="00C5037E" w14:paraId="4ABFD16B" w14:textId="77777777">
        <w:trPr>
          <w:trHeight w:val="225"/>
        </w:trPr>
        <w:tc>
          <w:tcPr>
            <w:tcW w:w="2334" w:type="dxa"/>
          </w:tcPr>
          <w:p w14:paraId="00000061" w14:textId="77777777" w:rsidR="00C5037E" w:rsidRDefault="00E71261">
            <w:pPr>
              <w:pBdr>
                <w:top w:val="nil"/>
                <w:left w:val="nil"/>
                <w:bottom w:val="nil"/>
                <w:right w:val="nil"/>
                <w:between w:val="nil"/>
              </w:pBdr>
              <w:ind w:left="172"/>
              <w:jc w:val="both"/>
              <w:rPr>
                <w:color w:val="000000"/>
                <w:sz w:val="28"/>
                <w:szCs w:val="28"/>
              </w:rPr>
            </w:pPr>
            <w:r>
              <w:rPr>
                <w:color w:val="000000"/>
                <w:sz w:val="28"/>
                <w:szCs w:val="28"/>
              </w:rPr>
              <w:t xml:space="preserve">            </w:t>
            </w:r>
          </w:p>
        </w:tc>
        <w:tc>
          <w:tcPr>
            <w:tcW w:w="2560" w:type="dxa"/>
          </w:tcPr>
          <w:p w14:paraId="00000062" w14:textId="77777777" w:rsidR="00C5037E" w:rsidRDefault="00E71261">
            <w:pPr>
              <w:pBdr>
                <w:top w:val="nil"/>
                <w:left w:val="nil"/>
                <w:bottom w:val="nil"/>
                <w:right w:val="nil"/>
                <w:between w:val="nil"/>
              </w:pBdr>
              <w:rPr>
                <w:i/>
                <w:color w:val="000000"/>
                <w:sz w:val="28"/>
                <w:szCs w:val="28"/>
              </w:rPr>
            </w:pPr>
            <w:r>
              <w:rPr>
                <w:i/>
                <w:color w:val="000000"/>
                <w:sz w:val="28"/>
                <w:szCs w:val="28"/>
              </w:rPr>
              <w:t xml:space="preserve">        </w:t>
            </w:r>
            <w:proofErr w:type="spellStart"/>
            <w:r>
              <w:rPr>
                <w:i/>
                <w:color w:val="000000"/>
                <w:sz w:val="28"/>
                <w:szCs w:val="28"/>
              </w:rPr>
              <w:t>подпись</w:t>
            </w:r>
            <w:proofErr w:type="spellEnd"/>
          </w:p>
        </w:tc>
        <w:tc>
          <w:tcPr>
            <w:tcW w:w="3037" w:type="dxa"/>
          </w:tcPr>
          <w:p w14:paraId="00000063" w14:textId="77777777" w:rsidR="00C5037E" w:rsidRDefault="00E71261">
            <w:pPr>
              <w:pBdr>
                <w:top w:val="nil"/>
                <w:left w:val="nil"/>
                <w:bottom w:val="nil"/>
                <w:right w:val="nil"/>
                <w:between w:val="nil"/>
              </w:pBdr>
              <w:ind w:left="172"/>
              <w:rPr>
                <w:i/>
                <w:color w:val="000000"/>
                <w:sz w:val="28"/>
                <w:szCs w:val="28"/>
              </w:rPr>
            </w:pPr>
            <w:proofErr w:type="spellStart"/>
            <w:r>
              <w:rPr>
                <w:i/>
                <w:color w:val="000000"/>
                <w:sz w:val="28"/>
                <w:szCs w:val="28"/>
              </w:rPr>
              <w:t>расшифровка</w:t>
            </w:r>
            <w:proofErr w:type="spellEnd"/>
            <w:r>
              <w:rPr>
                <w:i/>
                <w:color w:val="000000"/>
                <w:sz w:val="28"/>
                <w:szCs w:val="28"/>
              </w:rPr>
              <w:t xml:space="preserve"> </w:t>
            </w:r>
            <w:proofErr w:type="spellStart"/>
            <w:r>
              <w:rPr>
                <w:i/>
                <w:color w:val="000000"/>
                <w:sz w:val="28"/>
                <w:szCs w:val="28"/>
              </w:rPr>
              <w:t>подписи</w:t>
            </w:r>
            <w:proofErr w:type="spellEnd"/>
          </w:p>
        </w:tc>
      </w:tr>
    </w:tbl>
    <w:p w14:paraId="00000064" w14:textId="77777777" w:rsidR="00C5037E" w:rsidRDefault="00C5037E">
      <w:pPr>
        <w:pBdr>
          <w:top w:val="nil"/>
          <w:left w:val="nil"/>
          <w:bottom w:val="nil"/>
          <w:right w:val="nil"/>
          <w:between w:val="nil"/>
        </w:pBdr>
        <w:jc w:val="both"/>
        <w:rPr>
          <w:color w:val="000000"/>
          <w:sz w:val="28"/>
          <w:szCs w:val="28"/>
        </w:rPr>
        <w:sectPr w:rsidR="00C5037E">
          <w:type w:val="continuous"/>
          <w:pgSz w:w="11910" w:h="16840"/>
          <w:pgMar w:top="851" w:right="567" w:bottom="1134" w:left="1701" w:header="720" w:footer="720" w:gutter="0"/>
          <w:cols w:space="720"/>
        </w:sectPr>
      </w:pPr>
    </w:p>
    <w:p w14:paraId="00000065" w14:textId="77777777" w:rsidR="00C5037E" w:rsidRPr="00B13C5C" w:rsidRDefault="00C5037E">
      <w:pPr>
        <w:pBdr>
          <w:top w:val="nil"/>
          <w:left w:val="nil"/>
          <w:bottom w:val="nil"/>
          <w:right w:val="nil"/>
          <w:between w:val="nil"/>
        </w:pBdr>
        <w:tabs>
          <w:tab w:val="left" w:pos="4184"/>
        </w:tabs>
        <w:spacing w:line="318" w:lineRule="auto"/>
        <w:jc w:val="both"/>
        <w:rPr>
          <w:color w:val="000000"/>
          <w:sz w:val="28"/>
          <w:szCs w:val="28"/>
        </w:rPr>
        <w:sectPr w:rsidR="00C5037E" w:rsidRPr="00B13C5C">
          <w:type w:val="continuous"/>
          <w:pgSz w:w="11910" w:h="16840"/>
          <w:pgMar w:top="851" w:right="567" w:bottom="1134" w:left="1701" w:header="720" w:footer="720" w:gutter="0"/>
          <w:cols w:space="720"/>
        </w:sectPr>
      </w:pPr>
    </w:p>
    <w:p w14:paraId="00000066" w14:textId="77777777" w:rsidR="00C5037E" w:rsidRDefault="00E71261">
      <w:pPr>
        <w:spacing w:line="360" w:lineRule="auto"/>
        <w:jc w:val="center"/>
        <w:rPr>
          <w:b/>
          <w:color w:val="000000"/>
          <w:sz w:val="28"/>
          <w:szCs w:val="28"/>
        </w:rPr>
      </w:pPr>
      <w:r>
        <w:rPr>
          <w:b/>
          <w:color w:val="000000"/>
          <w:sz w:val="28"/>
          <w:szCs w:val="28"/>
        </w:rPr>
        <w:lastRenderedPageBreak/>
        <w:t>Реферат</w:t>
      </w:r>
    </w:p>
    <w:p w14:paraId="00000067" w14:textId="77777777" w:rsidR="00C5037E" w:rsidRDefault="00C5037E">
      <w:pPr>
        <w:pBdr>
          <w:top w:val="nil"/>
          <w:left w:val="nil"/>
          <w:bottom w:val="nil"/>
          <w:right w:val="nil"/>
          <w:between w:val="nil"/>
        </w:pBdr>
        <w:spacing w:before="120" w:line="360" w:lineRule="auto"/>
        <w:rPr>
          <w:b/>
          <w:color w:val="000000"/>
          <w:sz w:val="28"/>
          <w:szCs w:val="28"/>
        </w:rPr>
      </w:pPr>
    </w:p>
    <w:p w14:paraId="5FE10971" w14:textId="56A35EEF" w:rsidR="00721477" w:rsidRDefault="00E71261" w:rsidP="00DF3475">
      <w:pPr>
        <w:pBdr>
          <w:top w:val="nil"/>
          <w:left w:val="nil"/>
          <w:bottom w:val="nil"/>
          <w:right w:val="nil"/>
          <w:between w:val="nil"/>
        </w:pBdr>
        <w:spacing w:line="360" w:lineRule="auto"/>
        <w:jc w:val="both"/>
        <w:rPr>
          <w:color w:val="000000"/>
          <w:sz w:val="28"/>
          <w:szCs w:val="28"/>
        </w:rPr>
      </w:pPr>
      <w:r>
        <w:rPr>
          <w:color w:val="000000"/>
          <w:sz w:val="28"/>
          <w:szCs w:val="28"/>
        </w:rPr>
        <w:t xml:space="preserve">Бакалаврская работа </w:t>
      </w:r>
      <w:r w:rsidR="00533F09">
        <w:rPr>
          <w:color w:val="000000"/>
          <w:sz w:val="28"/>
          <w:szCs w:val="28"/>
        </w:rPr>
        <w:t>62</w:t>
      </w:r>
      <w:r>
        <w:rPr>
          <w:color w:val="000000"/>
          <w:sz w:val="28"/>
          <w:szCs w:val="28"/>
        </w:rPr>
        <w:t xml:space="preserve"> с., 18 рис.</w:t>
      </w:r>
    </w:p>
    <w:p w14:paraId="547DE8DD" w14:textId="77777777" w:rsidR="00533F09" w:rsidRDefault="00533F09" w:rsidP="00DF3475">
      <w:pPr>
        <w:pBdr>
          <w:top w:val="nil"/>
          <w:left w:val="nil"/>
          <w:bottom w:val="nil"/>
          <w:right w:val="nil"/>
          <w:between w:val="nil"/>
        </w:pBdr>
        <w:spacing w:line="360" w:lineRule="auto"/>
        <w:jc w:val="both"/>
        <w:rPr>
          <w:color w:val="000000"/>
          <w:sz w:val="28"/>
          <w:szCs w:val="28"/>
        </w:rPr>
      </w:pPr>
    </w:p>
    <w:p w14:paraId="00000069" w14:textId="712FCBAB" w:rsidR="00C5037E" w:rsidRDefault="005048DF" w:rsidP="00DF3475">
      <w:pPr>
        <w:pBdr>
          <w:top w:val="nil"/>
          <w:left w:val="nil"/>
          <w:bottom w:val="nil"/>
          <w:right w:val="nil"/>
          <w:between w:val="nil"/>
        </w:pBdr>
        <w:spacing w:line="360" w:lineRule="auto"/>
        <w:jc w:val="both"/>
        <w:rPr>
          <w:color w:val="000000"/>
          <w:sz w:val="28"/>
          <w:szCs w:val="28"/>
        </w:rPr>
      </w:pPr>
      <w:r>
        <w:rPr>
          <w:color w:val="000000"/>
          <w:sz w:val="28"/>
          <w:szCs w:val="28"/>
        </w:rPr>
        <w:t>ВЕЙВЛЕТ-ПРЕОБРАЗОВАНИЕ</w:t>
      </w:r>
      <w:r w:rsidR="00E71261">
        <w:rPr>
          <w:color w:val="000000"/>
          <w:sz w:val="28"/>
          <w:szCs w:val="28"/>
        </w:rPr>
        <w:t xml:space="preserve">, </w:t>
      </w:r>
      <w:r>
        <w:rPr>
          <w:color w:val="000000"/>
          <w:sz w:val="28"/>
          <w:szCs w:val="28"/>
        </w:rPr>
        <w:t>НЕЙРОННЫЕ СЕТИ</w:t>
      </w:r>
      <w:r w:rsidR="00E71261">
        <w:rPr>
          <w:color w:val="000000"/>
          <w:sz w:val="28"/>
          <w:szCs w:val="28"/>
        </w:rPr>
        <w:t xml:space="preserve">, </w:t>
      </w:r>
      <w:r>
        <w:rPr>
          <w:color w:val="000000"/>
          <w:sz w:val="28"/>
          <w:szCs w:val="28"/>
        </w:rPr>
        <w:t>СВЕРТОЧНЫЕ НЕЙРОННЫЕ СЕТИ</w:t>
      </w:r>
      <w:r w:rsidR="00E71261">
        <w:rPr>
          <w:color w:val="000000"/>
          <w:sz w:val="28"/>
          <w:szCs w:val="28"/>
        </w:rPr>
        <w:t xml:space="preserve">, </w:t>
      </w:r>
      <w:r>
        <w:rPr>
          <w:color w:val="000000"/>
          <w:sz w:val="28"/>
          <w:szCs w:val="28"/>
        </w:rPr>
        <w:t>КЛАССИФИКАЦИЯ ИЗОБРАЖЕНИЙ</w:t>
      </w:r>
      <w:r w:rsidR="00E71261">
        <w:rPr>
          <w:color w:val="000000"/>
          <w:sz w:val="28"/>
          <w:szCs w:val="28"/>
        </w:rPr>
        <w:t xml:space="preserve">, </w:t>
      </w:r>
      <w:r>
        <w:rPr>
          <w:color w:val="000000"/>
          <w:sz w:val="28"/>
          <w:szCs w:val="28"/>
        </w:rPr>
        <w:t>МАСШТАБОГРАММЫ</w:t>
      </w:r>
      <w:r w:rsidR="00E71261">
        <w:rPr>
          <w:color w:val="000000"/>
          <w:sz w:val="28"/>
          <w:szCs w:val="28"/>
        </w:rPr>
        <w:t xml:space="preserve">, </w:t>
      </w:r>
      <w:r>
        <w:rPr>
          <w:color w:val="000000"/>
          <w:sz w:val="28"/>
          <w:szCs w:val="28"/>
        </w:rPr>
        <w:t>СКАЛОГРАММЫ</w:t>
      </w:r>
      <w:r w:rsidR="00E71261">
        <w:rPr>
          <w:color w:val="000000"/>
          <w:sz w:val="28"/>
          <w:szCs w:val="28"/>
        </w:rPr>
        <w:t>.</w:t>
      </w:r>
    </w:p>
    <w:p w14:paraId="33587F09" w14:textId="77777777" w:rsidR="00533F09" w:rsidRDefault="00533F09" w:rsidP="00DF3475">
      <w:pPr>
        <w:pBdr>
          <w:top w:val="nil"/>
          <w:left w:val="nil"/>
          <w:bottom w:val="nil"/>
          <w:right w:val="nil"/>
          <w:between w:val="nil"/>
        </w:pBdr>
        <w:spacing w:line="360" w:lineRule="auto"/>
        <w:jc w:val="both"/>
        <w:rPr>
          <w:color w:val="000000"/>
          <w:sz w:val="28"/>
          <w:szCs w:val="28"/>
        </w:rPr>
      </w:pPr>
    </w:p>
    <w:sdt>
      <w:sdtPr>
        <w:tag w:val="goog_rdk_3"/>
        <w:id w:val="-1822490134"/>
      </w:sdtPr>
      <w:sdtEndPr/>
      <w:sdtContent>
        <w:p w14:paraId="0000006A" w14:textId="77777777" w:rsidR="00C5037E" w:rsidRDefault="00E71261" w:rsidP="00533F09">
          <w:pPr>
            <w:pBdr>
              <w:top w:val="nil"/>
              <w:left w:val="nil"/>
              <w:bottom w:val="nil"/>
              <w:right w:val="nil"/>
              <w:between w:val="nil"/>
            </w:pBdr>
            <w:spacing w:line="360" w:lineRule="auto"/>
            <w:ind w:firstLine="720"/>
            <w:jc w:val="both"/>
            <w:rPr>
              <w:color w:val="000000"/>
              <w:sz w:val="28"/>
              <w:szCs w:val="28"/>
            </w:rPr>
          </w:pPr>
          <w:r>
            <w:rPr>
              <w:color w:val="000000"/>
              <w:sz w:val="28"/>
              <w:szCs w:val="28"/>
            </w:rPr>
            <w:t xml:space="preserve">Объектом исследования являются вейвлет-преобразование, </w:t>
          </w:r>
          <w:proofErr w:type="spellStart"/>
          <w:r>
            <w:rPr>
              <w:color w:val="000000"/>
              <w:sz w:val="28"/>
              <w:szCs w:val="28"/>
            </w:rPr>
            <w:t>сверточные</w:t>
          </w:r>
          <w:proofErr w:type="spellEnd"/>
          <w:r>
            <w:rPr>
              <w:color w:val="000000"/>
              <w:sz w:val="28"/>
              <w:szCs w:val="28"/>
            </w:rPr>
            <w:t xml:space="preserve"> нейронные сети, эффективность работы </w:t>
          </w:r>
          <w:proofErr w:type="spellStart"/>
          <w:r>
            <w:rPr>
              <w:color w:val="000000"/>
              <w:sz w:val="28"/>
              <w:szCs w:val="28"/>
            </w:rPr>
            <w:t>сверточных</w:t>
          </w:r>
          <w:proofErr w:type="spellEnd"/>
          <w:r>
            <w:rPr>
              <w:color w:val="000000"/>
              <w:sz w:val="28"/>
              <w:szCs w:val="28"/>
            </w:rPr>
            <w:t xml:space="preserve"> нейросетей для задач классификации </w:t>
          </w:r>
          <w:sdt>
            <w:sdtPr>
              <w:tag w:val="goog_rdk_2"/>
              <w:id w:val="761415840"/>
            </w:sdtPr>
            <w:sdtEndPr/>
            <w:sdtContent/>
          </w:sdt>
        </w:p>
      </w:sdtContent>
    </w:sdt>
    <w:sdt>
      <w:sdtPr>
        <w:tag w:val="goog_rdk_4"/>
        <w:id w:val="-1299914504"/>
      </w:sdtPr>
      <w:sdtEndPr/>
      <w:sdtContent>
        <w:p w14:paraId="0000006B" w14:textId="781772DD" w:rsidR="00C5037E" w:rsidRDefault="00E71261" w:rsidP="00533F09">
          <w:pPr>
            <w:pBdr>
              <w:top w:val="nil"/>
              <w:left w:val="nil"/>
              <w:bottom w:val="nil"/>
              <w:right w:val="nil"/>
              <w:between w:val="nil"/>
            </w:pBdr>
            <w:spacing w:line="360" w:lineRule="auto"/>
            <w:ind w:firstLine="720"/>
            <w:jc w:val="both"/>
            <w:rPr>
              <w:color w:val="000000"/>
              <w:sz w:val="28"/>
              <w:szCs w:val="28"/>
            </w:rPr>
          </w:pPr>
          <w:r>
            <w:rPr>
              <w:color w:val="000000"/>
              <w:sz w:val="28"/>
              <w:szCs w:val="28"/>
            </w:rPr>
            <w:t>Цель работы – создать приложение для анализа респираторной активности, которое позволяет конвертировать имеющиеся записи кашлей в .</w:t>
          </w:r>
          <w:proofErr w:type="spellStart"/>
          <w:r w:rsidR="003F5137">
            <w:rPr>
              <w:color w:val="000000"/>
              <w:sz w:val="28"/>
              <w:szCs w:val="28"/>
            </w:rPr>
            <w:t>wav</w:t>
          </w:r>
          <w:proofErr w:type="spellEnd"/>
          <w:r w:rsidR="003F5137">
            <w:rPr>
              <w:color w:val="000000"/>
              <w:sz w:val="28"/>
              <w:szCs w:val="28"/>
            </w:rPr>
            <w:t xml:space="preserve"> формат, производить вейвлет</w:t>
          </w:r>
          <w:r w:rsidR="003F5137" w:rsidRPr="003F5137">
            <w:rPr>
              <w:color w:val="000000"/>
              <w:sz w:val="28"/>
              <w:szCs w:val="28"/>
            </w:rPr>
            <w:t xml:space="preserve"> - </w:t>
          </w:r>
          <w:r>
            <w:rPr>
              <w:color w:val="000000"/>
              <w:sz w:val="28"/>
              <w:szCs w:val="28"/>
            </w:rPr>
            <w:t>преобразование записей, отделять записи кашля от речи и посторонних шумов, классифицировать записи по заболеваниям (с разделением на обычные, продуктивные, свистящие, а также записи Covid больных), делать предсказания по тестовым записям на принадлежность к какому-либо классу</w:t>
          </w:r>
        </w:p>
      </w:sdtContent>
    </w:sdt>
    <w:p w14:paraId="0000006D" w14:textId="650E5069" w:rsidR="00C5037E" w:rsidRDefault="00E71261" w:rsidP="00533F09">
      <w:pPr>
        <w:pBdr>
          <w:top w:val="nil"/>
          <w:left w:val="nil"/>
          <w:bottom w:val="nil"/>
          <w:right w:val="nil"/>
          <w:between w:val="nil"/>
        </w:pBdr>
        <w:spacing w:line="360" w:lineRule="auto"/>
        <w:ind w:firstLine="720"/>
        <w:jc w:val="both"/>
        <w:rPr>
          <w:color w:val="000000"/>
          <w:sz w:val="28"/>
          <w:szCs w:val="28"/>
        </w:rPr>
      </w:pPr>
      <w:r>
        <w:rPr>
          <w:color w:val="000000"/>
          <w:sz w:val="28"/>
          <w:szCs w:val="28"/>
        </w:rPr>
        <w:t xml:space="preserve">В процессе выполнения работы проводились исследования вейвлет-преобразований, </w:t>
      </w:r>
      <w:proofErr w:type="spellStart"/>
      <w:r>
        <w:rPr>
          <w:color w:val="000000"/>
          <w:sz w:val="28"/>
          <w:szCs w:val="28"/>
        </w:rPr>
        <w:t>сверточных</w:t>
      </w:r>
      <w:proofErr w:type="spellEnd"/>
      <w:r>
        <w:rPr>
          <w:color w:val="000000"/>
          <w:sz w:val="28"/>
          <w:szCs w:val="28"/>
        </w:rPr>
        <w:t xml:space="preserve"> нейронных сетей, их взаимодействия и точности предсказаний нейронных сетей</w:t>
      </w:r>
      <w:r w:rsidR="00533F09">
        <w:rPr>
          <w:color w:val="000000"/>
          <w:sz w:val="28"/>
          <w:szCs w:val="28"/>
        </w:rPr>
        <w:t>.</w:t>
      </w:r>
    </w:p>
    <w:p w14:paraId="0000006E" w14:textId="7A48DC31" w:rsidR="00C5037E" w:rsidRDefault="00E71261" w:rsidP="00533F09">
      <w:pPr>
        <w:pBdr>
          <w:top w:val="nil"/>
          <w:left w:val="nil"/>
          <w:bottom w:val="nil"/>
          <w:right w:val="nil"/>
          <w:between w:val="nil"/>
        </w:pBdr>
        <w:spacing w:line="360" w:lineRule="auto"/>
        <w:ind w:firstLine="720"/>
        <w:jc w:val="both"/>
        <w:rPr>
          <w:color w:val="000000"/>
          <w:sz w:val="28"/>
          <w:szCs w:val="28"/>
        </w:rPr>
      </w:pPr>
      <w:r>
        <w:rPr>
          <w:color w:val="000000"/>
          <w:sz w:val="28"/>
          <w:szCs w:val="28"/>
        </w:rPr>
        <w:t>В результате исследовани</w:t>
      </w:r>
      <w:r w:rsidR="003F5137">
        <w:rPr>
          <w:color w:val="000000"/>
          <w:sz w:val="28"/>
          <w:szCs w:val="28"/>
        </w:rPr>
        <w:t xml:space="preserve">я было выяснено, что </w:t>
      </w:r>
      <w:proofErr w:type="spellStart"/>
      <w:r w:rsidR="003F5137">
        <w:rPr>
          <w:color w:val="000000"/>
          <w:sz w:val="28"/>
          <w:szCs w:val="28"/>
        </w:rPr>
        <w:t>сверточные</w:t>
      </w:r>
      <w:proofErr w:type="spellEnd"/>
      <w:r w:rsidR="003F5137">
        <w:rPr>
          <w:color w:val="000000"/>
          <w:sz w:val="28"/>
          <w:szCs w:val="28"/>
        </w:rPr>
        <w:t xml:space="preserve"> </w:t>
      </w:r>
      <w:r>
        <w:rPr>
          <w:color w:val="000000"/>
          <w:sz w:val="28"/>
          <w:szCs w:val="28"/>
        </w:rPr>
        <w:t>нейросети справляются с задачами классификации изображений с большой точностью, что позволяет им делать достоверные предсказания по записям кашля.</w:t>
      </w:r>
    </w:p>
    <w:p w14:paraId="0000006F" w14:textId="6B3617BE" w:rsidR="00C5037E" w:rsidRDefault="00E71261" w:rsidP="00533F09">
      <w:pPr>
        <w:pBdr>
          <w:top w:val="nil"/>
          <w:left w:val="nil"/>
          <w:bottom w:val="nil"/>
          <w:right w:val="nil"/>
          <w:between w:val="nil"/>
        </w:pBdr>
        <w:spacing w:line="360" w:lineRule="auto"/>
        <w:ind w:firstLine="720"/>
        <w:jc w:val="both"/>
        <w:rPr>
          <w:color w:val="000000"/>
          <w:sz w:val="28"/>
          <w:szCs w:val="28"/>
        </w:rPr>
      </w:pPr>
      <w:r>
        <w:rPr>
          <w:color w:val="000000"/>
          <w:sz w:val="28"/>
          <w:szCs w:val="28"/>
        </w:rPr>
        <w:t>Степень внедрения: предлагается использовать данный алгоритм для эффективного тестирования Covid больных</w:t>
      </w:r>
    </w:p>
    <w:p w14:paraId="00000075" w14:textId="5D86069A" w:rsidR="00C5037E" w:rsidRDefault="00C5037E">
      <w:pPr>
        <w:spacing w:line="360" w:lineRule="auto"/>
        <w:rPr>
          <w:color w:val="000000"/>
          <w:sz w:val="28"/>
          <w:szCs w:val="28"/>
        </w:rPr>
      </w:pPr>
    </w:p>
    <w:p w14:paraId="79B823E0" w14:textId="77777777" w:rsidR="00E07561" w:rsidRDefault="00E07561">
      <w:pPr>
        <w:spacing w:line="360" w:lineRule="auto"/>
        <w:rPr>
          <w:color w:val="000000"/>
          <w:sz w:val="28"/>
          <w:szCs w:val="28"/>
        </w:rPr>
      </w:pPr>
    </w:p>
    <w:p w14:paraId="00000076" w14:textId="77777777" w:rsidR="00C5037E" w:rsidRDefault="00C5037E">
      <w:pPr>
        <w:spacing w:line="360" w:lineRule="auto"/>
        <w:ind w:right="61"/>
        <w:rPr>
          <w:b/>
          <w:color w:val="000000"/>
          <w:sz w:val="28"/>
          <w:szCs w:val="28"/>
        </w:rPr>
      </w:pPr>
    </w:p>
    <w:p w14:paraId="1FBBA292" w14:textId="77777777" w:rsidR="00B13C5C" w:rsidRDefault="00B13C5C">
      <w:pPr>
        <w:jc w:val="center"/>
        <w:rPr>
          <w:b/>
          <w:sz w:val="28"/>
          <w:szCs w:val="28"/>
        </w:rPr>
      </w:pPr>
    </w:p>
    <w:p w14:paraId="6B5A642B" w14:textId="77777777" w:rsidR="00B13C5C" w:rsidRDefault="00B13C5C">
      <w:pPr>
        <w:jc w:val="center"/>
        <w:rPr>
          <w:b/>
          <w:sz w:val="28"/>
          <w:szCs w:val="28"/>
        </w:rPr>
      </w:pPr>
    </w:p>
    <w:p w14:paraId="00000077" w14:textId="7C52329E" w:rsidR="00C5037E" w:rsidRDefault="00E71261">
      <w:pPr>
        <w:jc w:val="center"/>
        <w:rPr>
          <w:b/>
          <w:sz w:val="28"/>
          <w:szCs w:val="28"/>
        </w:rPr>
      </w:pPr>
      <w:r>
        <w:rPr>
          <w:b/>
          <w:sz w:val="28"/>
          <w:szCs w:val="28"/>
        </w:rPr>
        <w:lastRenderedPageBreak/>
        <w:t>СОДЕРЖАНИЕ</w:t>
      </w:r>
    </w:p>
    <w:p w14:paraId="786CCC5C" w14:textId="77777777" w:rsidR="00EB46EB" w:rsidRDefault="00EB46EB">
      <w:pPr>
        <w:jc w:val="center"/>
        <w:rPr>
          <w:b/>
          <w:sz w:val="28"/>
          <w:szCs w:val="28"/>
        </w:rPr>
      </w:pPr>
    </w:p>
    <w:sdt>
      <w:sdtPr>
        <w:id w:val="-443072989"/>
        <w:docPartObj>
          <w:docPartGallery w:val="Table of Contents"/>
          <w:docPartUnique/>
        </w:docPartObj>
      </w:sdtPr>
      <w:sdtEndPr>
        <w:rPr>
          <w:b/>
          <w:bCs/>
        </w:rPr>
      </w:sdtEndPr>
      <w:sdtContent>
        <w:p w14:paraId="46E3C505" w14:textId="77A1A297" w:rsidR="00EB46EB" w:rsidRPr="00EB46EB" w:rsidRDefault="00EB46EB" w:rsidP="003F5137">
          <w:pPr>
            <w:pStyle w:val="11"/>
            <w:tabs>
              <w:tab w:val="right" w:leader="dot" w:pos="9632"/>
            </w:tabs>
            <w:rPr>
              <w:rFonts w:eastAsiaTheme="minorEastAsia"/>
              <w:b/>
              <w:bCs/>
              <w:noProof/>
              <w:sz w:val="28"/>
              <w:szCs w:val="28"/>
            </w:rPr>
          </w:pPr>
          <w:r w:rsidRPr="00EB46EB">
            <w:rPr>
              <w:b/>
              <w:bCs/>
              <w:sz w:val="28"/>
              <w:szCs w:val="28"/>
            </w:rPr>
            <w:fldChar w:fldCharType="begin"/>
          </w:r>
          <w:r w:rsidRPr="00EB46EB">
            <w:rPr>
              <w:b/>
              <w:bCs/>
              <w:sz w:val="28"/>
              <w:szCs w:val="28"/>
            </w:rPr>
            <w:instrText xml:space="preserve"> TOC \o "1-1" \h \z \t "Стиль1;2;Стиль2;3" </w:instrText>
          </w:r>
          <w:r w:rsidRPr="00EB46EB">
            <w:rPr>
              <w:b/>
              <w:bCs/>
              <w:sz w:val="28"/>
              <w:szCs w:val="28"/>
            </w:rPr>
            <w:fldChar w:fldCharType="separate"/>
          </w:r>
          <w:hyperlink w:anchor="_Toc74560297" w:history="1">
            <w:r w:rsidRPr="00EB46EB">
              <w:rPr>
                <w:rStyle w:val="ae"/>
                <w:b/>
                <w:bCs/>
                <w:noProof/>
                <w:sz w:val="28"/>
                <w:szCs w:val="28"/>
              </w:rPr>
              <w:t>ВВЕДЕНИЕ</w:t>
            </w:r>
            <w:r w:rsidRPr="00EB46EB">
              <w:rPr>
                <w:b/>
                <w:bCs/>
                <w:noProof/>
                <w:webHidden/>
                <w:sz w:val="28"/>
                <w:szCs w:val="28"/>
              </w:rPr>
              <w:tab/>
            </w:r>
            <w:r w:rsidRPr="00EB46EB">
              <w:rPr>
                <w:b/>
                <w:bCs/>
                <w:noProof/>
                <w:webHidden/>
                <w:sz w:val="28"/>
                <w:szCs w:val="28"/>
              </w:rPr>
              <w:fldChar w:fldCharType="begin"/>
            </w:r>
            <w:r w:rsidRPr="00EB46EB">
              <w:rPr>
                <w:b/>
                <w:bCs/>
                <w:noProof/>
                <w:webHidden/>
                <w:sz w:val="28"/>
                <w:szCs w:val="28"/>
              </w:rPr>
              <w:instrText xml:space="preserve"> PAGEREF _Toc74560297 \h </w:instrText>
            </w:r>
            <w:r w:rsidRPr="00EB46EB">
              <w:rPr>
                <w:b/>
                <w:bCs/>
                <w:noProof/>
                <w:webHidden/>
                <w:sz w:val="28"/>
                <w:szCs w:val="28"/>
              </w:rPr>
            </w:r>
            <w:r w:rsidRPr="00EB46EB">
              <w:rPr>
                <w:b/>
                <w:bCs/>
                <w:noProof/>
                <w:webHidden/>
                <w:sz w:val="28"/>
                <w:szCs w:val="28"/>
              </w:rPr>
              <w:fldChar w:fldCharType="separate"/>
            </w:r>
            <w:r w:rsidR="00AA65AD">
              <w:rPr>
                <w:b/>
                <w:bCs/>
                <w:noProof/>
                <w:webHidden/>
                <w:sz w:val="28"/>
                <w:szCs w:val="28"/>
              </w:rPr>
              <w:t>5</w:t>
            </w:r>
            <w:r w:rsidRPr="00EB46EB">
              <w:rPr>
                <w:b/>
                <w:bCs/>
                <w:noProof/>
                <w:webHidden/>
                <w:sz w:val="28"/>
                <w:szCs w:val="28"/>
              </w:rPr>
              <w:fldChar w:fldCharType="end"/>
            </w:r>
          </w:hyperlink>
        </w:p>
        <w:p w14:paraId="2B0A2C4E" w14:textId="6068EBC7" w:rsidR="00EB46EB" w:rsidRPr="00EB46EB" w:rsidRDefault="00B26CE1" w:rsidP="003F5137">
          <w:pPr>
            <w:pStyle w:val="11"/>
            <w:tabs>
              <w:tab w:val="right" w:leader="dot" w:pos="9632"/>
            </w:tabs>
            <w:rPr>
              <w:rFonts w:eastAsiaTheme="minorEastAsia"/>
              <w:b/>
              <w:bCs/>
              <w:noProof/>
              <w:sz w:val="28"/>
              <w:szCs w:val="28"/>
            </w:rPr>
          </w:pPr>
          <w:hyperlink w:anchor="_Toc74560298" w:history="1">
            <w:r w:rsidR="00EB46EB" w:rsidRPr="00EB46EB">
              <w:rPr>
                <w:rStyle w:val="ae"/>
                <w:b/>
                <w:bCs/>
                <w:noProof/>
                <w:sz w:val="28"/>
                <w:szCs w:val="28"/>
              </w:rPr>
              <w:t>ГЛАВА 1. ВЕЙВЛЕТ-ПРЕОБРАЗОВАНИЕ</w:t>
            </w:r>
            <w:r w:rsidR="00EB46EB" w:rsidRPr="00EB46EB">
              <w:rPr>
                <w:b/>
                <w:bCs/>
                <w:noProof/>
                <w:webHidden/>
                <w:sz w:val="28"/>
                <w:szCs w:val="28"/>
              </w:rPr>
              <w:tab/>
            </w:r>
            <w:r w:rsidR="00EB46EB" w:rsidRPr="00EB46EB">
              <w:rPr>
                <w:b/>
                <w:bCs/>
                <w:noProof/>
                <w:webHidden/>
                <w:sz w:val="28"/>
                <w:szCs w:val="28"/>
              </w:rPr>
              <w:fldChar w:fldCharType="begin"/>
            </w:r>
            <w:r w:rsidR="00EB46EB" w:rsidRPr="00EB46EB">
              <w:rPr>
                <w:b/>
                <w:bCs/>
                <w:noProof/>
                <w:webHidden/>
                <w:sz w:val="28"/>
                <w:szCs w:val="28"/>
              </w:rPr>
              <w:instrText xml:space="preserve"> PAGEREF _Toc74560298 \h </w:instrText>
            </w:r>
            <w:r w:rsidR="00EB46EB" w:rsidRPr="00EB46EB">
              <w:rPr>
                <w:b/>
                <w:bCs/>
                <w:noProof/>
                <w:webHidden/>
                <w:sz w:val="28"/>
                <w:szCs w:val="28"/>
              </w:rPr>
            </w:r>
            <w:r w:rsidR="00EB46EB" w:rsidRPr="00EB46EB">
              <w:rPr>
                <w:b/>
                <w:bCs/>
                <w:noProof/>
                <w:webHidden/>
                <w:sz w:val="28"/>
                <w:szCs w:val="28"/>
              </w:rPr>
              <w:fldChar w:fldCharType="separate"/>
            </w:r>
            <w:r w:rsidR="00AA65AD">
              <w:rPr>
                <w:b/>
                <w:bCs/>
                <w:noProof/>
                <w:webHidden/>
                <w:sz w:val="28"/>
                <w:szCs w:val="28"/>
              </w:rPr>
              <w:t>7</w:t>
            </w:r>
            <w:r w:rsidR="00EB46EB" w:rsidRPr="00EB46EB">
              <w:rPr>
                <w:b/>
                <w:bCs/>
                <w:noProof/>
                <w:webHidden/>
                <w:sz w:val="28"/>
                <w:szCs w:val="28"/>
              </w:rPr>
              <w:fldChar w:fldCharType="end"/>
            </w:r>
          </w:hyperlink>
        </w:p>
        <w:p w14:paraId="40527DDC" w14:textId="51384CA1"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299" w:history="1">
            <w:r w:rsidR="00EB46EB" w:rsidRPr="00EB46EB">
              <w:rPr>
                <w:rStyle w:val="ae"/>
                <w:rFonts w:ascii="Times New Roman" w:hAnsi="Times New Roman"/>
                <w:b/>
                <w:bCs/>
                <w:noProof/>
                <w:sz w:val="28"/>
                <w:szCs w:val="28"/>
              </w:rPr>
              <w:t>1.1 Частотно-временная локализация</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_Toc74560299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7</w:t>
            </w:r>
            <w:r w:rsidR="00EB46EB" w:rsidRPr="00EB46EB">
              <w:rPr>
                <w:rFonts w:ascii="Times New Roman" w:hAnsi="Times New Roman"/>
                <w:b/>
                <w:bCs/>
                <w:noProof/>
                <w:webHidden/>
                <w:sz w:val="28"/>
                <w:szCs w:val="28"/>
              </w:rPr>
              <w:fldChar w:fldCharType="end"/>
            </w:r>
          </w:hyperlink>
        </w:p>
        <w:p w14:paraId="37B32C60" w14:textId="7CEE51F4"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00" w:history="1">
            <w:r w:rsidR="00EB46EB" w:rsidRPr="00EB46EB">
              <w:rPr>
                <w:rStyle w:val="ae"/>
                <w:rFonts w:ascii="Times New Roman" w:hAnsi="Times New Roman"/>
                <w:b/>
                <w:bCs/>
                <w:noProof/>
                <w:sz w:val="28"/>
                <w:szCs w:val="28"/>
              </w:rPr>
              <w:t>1.2 Сходства и отличия вейвлет преобразования в сравнении с оконным преобразованием Фурье</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_Toc74560300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8</w:t>
            </w:r>
            <w:r w:rsidR="00EB46EB" w:rsidRPr="00EB46EB">
              <w:rPr>
                <w:rFonts w:ascii="Times New Roman" w:hAnsi="Times New Roman"/>
                <w:b/>
                <w:bCs/>
                <w:noProof/>
                <w:webHidden/>
                <w:sz w:val="28"/>
                <w:szCs w:val="28"/>
              </w:rPr>
              <w:fldChar w:fldCharType="end"/>
            </w:r>
          </w:hyperlink>
        </w:p>
        <w:p w14:paraId="6FBA3557" w14:textId="4E2028BC"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01" w:history="1">
            <w:r w:rsidR="00EB46EB" w:rsidRPr="00EB46EB">
              <w:rPr>
                <w:rStyle w:val="ae"/>
                <w:rFonts w:ascii="Times New Roman" w:hAnsi="Times New Roman"/>
                <w:b/>
                <w:bCs/>
                <w:noProof/>
                <w:sz w:val="28"/>
                <w:szCs w:val="28"/>
              </w:rPr>
              <w:t>1.3 Типы вейвлет-преобразований</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_Toc74560301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13</w:t>
            </w:r>
            <w:r w:rsidR="00EB46EB" w:rsidRPr="00EB46EB">
              <w:rPr>
                <w:rFonts w:ascii="Times New Roman" w:hAnsi="Times New Roman"/>
                <w:b/>
                <w:bCs/>
                <w:noProof/>
                <w:webHidden/>
                <w:sz w:val="28"/>
                <w:szCs w:val="28"/>
              </w:rPr>
              <w:fldChar w:fldCharType="end"/>
            </w:r>
          </w:hyperlink>
        </w:p>
        <w:p w14:paraId="559D3BF9" w14:textId="7CFDC260" w:rsidR="00EB46EB" w:rsidRPr="00EB46EB" w:rsidRDefault="00B26CE1" w:rsidP="003F5137">
          <w:pPr>
            <w:pStyle w:val="30"/>
            <w:tabs>
              <w:tab w:val="right" w:leader="dot" w:pos="9632"/>
            </w:tabs>
            <w:ind w:left="0"/>
            <w:rPr>
              <w:rFonts w:ascii="Times New Roman" w:hAnsi="Times New Roman"/>
              <w:b/>
              <w:bCs/>
              <w:noProof/>
              <w:sz w:val="28"/>
              <w:szCs w:val="28"/>
            </w:rPr>
          </w:pPr>
          <w:hyperlink w:anchor="_Toc74560302" w:history="1">
            <w:r w:rsidR="00EB46EB" w:rsidRPr="00EB46EB">
              <w:rPr>
                <w:rStyle w:val="ae"/>
                <w:rFonts w:ascii="Times New Roman" w:hAnsi="Times New Roman"/>
                <w:b/>
                <w:bCs/>
                <w:noProof/>
                <w:sz w:val="28"/>
                <w:szCs w:val="28"/>
              </w:rPr>
              <w:t>1.3.1 Непрерывные вейвлет-преобразования</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_Toc74560302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13</w:t>
            </w:r>
            <w:r w:rsidR="00EB46EB" w:rsidRPr="00EB46EB">
              <w:rPr>
                <w:rFonts w:ascii="Times New Roman" w:hAnsi="Times New Roman"/>
                <w:b/>
                <w:bCs/>
                <w:noProof/>
                <w:webHidden/>
                <w:sz w:val="28"/>
                <w:szCs w:val="28"/>
              </w:rPr>
              <w:fldChar w:fldCharType="end"/>
            </w:r>
          </w:hyperlink>
        </w:p>
        <w:p w14:paraId="0C12928E" w14:textId="3C351092" w:rsidR="00EB46EB" w:rsidRPr="00EB46EB" w:rsidRDefault="00B26CE1" w:rsidP="003F5137">
          <w:pPr>
            <w:pStyle w:val="30"/>
            <w:tabs>
              <w:tab w:val="right" w:leader="dot" w:pos="9632"/>
            </w:tabs>
            <w:ind w:left="0"/>
            <w:rPr>
              <w:rFonts w:ascii="Times New Roman" w:hAnsi="Times New Roman"/>
              <w:b/>
              <w:bCs/>
              <w:noProof/>
              <w:sz w:val="28"/>
              <w:szCs w:val="28"/>
            </w:rPr>
          </w:pPr>
          <w:hyperlink w:anchor="_Toc74560303" w:history="1">
            <w:r w:rsidR="00EB46EB" w:rsidRPr="00EB46EB">
              <w:rPr>
                <w:rStyle w:val="ae"/>
                <w:rFonts w:ascii="Times New Roman" w:hAnsi="Times New Roman"/>
                <w:b/>
                <w:bCs/>
                <w:noProof/>
                <w:sz w:val="28"/>
                <w:szCs w:val="28"/>
              </w:rPr>
              <w:t>1.3.2 Дискретное избыточное вейвлет-преобразование(фрейм)</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_Toc74560303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13</w:t>
            </w:r>
            <w:r w:rsidR="00EB46EB" w:rsidRPr="00EB46EB">
              <w:rPr>
                <w:rFonts w:ascii="Times New Roman" w:hAnsi="Times New Roman"/>
                <w:b/>
                <w:bCs/>
                <w:noProof/>
                <w:webHidden/>
                <w:sz w:val="28"/>
                <w:szCs w:val="28"/>
              </w:rPr>
              <w:fldChar w:fldCharType="end"/>
            </w:r>
          </w:hyperlink>
        </w:p>
        <w:p w14:paraId="3F8D15EC" w14:textId="7FA85981" w:rsidR="00EB46EB" w:rsidRPr="00EB46EB" w:rsidRDefault="00B26CE1" w:rsidP="003F5137">
          <w:pPr>
            <w:pStyle w:val="11"/>
            <w:tabs>
              <w:tab w:val="right" w:leader="dot" w:pos="9632"/>
            </w:tabs>
            <w:rPr>
              <w:rFonts w:eastAsiaTheme="minorEastAsia"/>
              <w:b/>
              <w:bCs/>
              <w:noProof/>
              <w:sz w:val="28"/>
              <w:szCs w:val="28"/>
            </w:rPr>
          </w:pPr>
          <w:hyperlink w:anchor="_Toc74560304" w:history="1">
            <w:r w:rsidR="00EB46EB" w:rsidRPr="00EB46EB">
              <w:rPr>
                <w:rStyle w:val="ae"/>
                <w:b/>
                <w:bCs/>
                <w:noProof/>
                <w:sz w:val="28"/>
                <w:szCs w:val="28"/>
              </w:rPr>
              <w:t>ГЛАВА 2. СВЕРТОЧНЫЕ НЕЙРОННЫЕ СЕТИ.</w:t>
            </w:r>
            <w:r w:rsidR="00EB46EB" w:rsidRPr="00EB46EB">
              <w:rPr>
                <w:b/>
                <w:bCs/>
                <w:noProof/>
                <w:webHidden/>
                <w:sz w:val="28"/>
                <w:szCs w:val="28"/>
              </w:rPr>
              <w:tab/>
            </w:r>
            <w:r w:rsidR="00EB46EB" w:rsidRPr="00EB46EB">
              <w:rPr>
                <w:b/>
                <w:bCs/>
                <w:noProof/>
                <w:webHidden/>
                <w:sz w:val="28"/>
                <w:szCs w:val="28"/>
              </w:rPr>
              <w:fldChar w:fldCharType="begin"/>
            </w:r>
            <w:r w:rsidR="00EB46EB" w:rsidRPr="00EB46EB">
              <w:rPr>
                <w:b/>
                <w:bCs/>
                <w:noProof/>
                <w:webHidden/>
                <w:sz w:val="28"/>
                <w:szCs w:val="28"/>
              </w:rPr>
              <w:instrText xml:space="preserve"> PAGEREF _Toc74560304 \h </w:instrText>
            </w:r>
            <w:r w:rsidR="00EB46EB" w:rsidRPr="00EB46EB">
              <w:rPr>
                <w:b/>
                <w:bCs/>
                <w:noProof/>
                <w:webHidden/>
                <w:sz w:val="28"/>
                <w:szCs w:val="28"/>
              </w:rPr>
            </w:r>
            <w:r w:rsidR="00EB46EB" w:rsidRPr="00EB46EB">
              <w:rPr>
                <w:b/>
                <w:bCs/>
                <w:noProof/>
                <w:webHidden/>
                <w:sz w:val="28"/>
                <w:szCs w:val="28"/>
              </w:rPr>
              <w:fldChar w:fldCharType="separate"/>
            </w:r>
            <w:r w:rsidR="00AA65AD">
              <w:rPr>
                <w:b/>
                <w:bCs/>
                <w:noProof/>
                <w:webHidden/>
                <w:sz w:val="28"/>
                <w:szCs w:val="28"/>
              </w:rPr>
              <w:t>16</w:t>
            </w:r>
            <w:r w:rsidR="00EB46EB" w:rsidRPr="00EB46EB">
              <w:rPr>
                <w:b/>
                <w:bCs/>
                <w:noProof/>
                <w:webHidden/>
                <w:sz w:val="28"/>
                <w:szCs w:val="28"/>
              </w:rPr>
              <w:fldChar w:fldCharType="end"/>
            </w:r>
          </w:hyperlink>
        </w:p>
        <w:p w14:paraId="228ECB63" w14:textId="2C9193E5"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05" w:history="1">
            <w:r w:rsidR="00EB46EB" w:rsidRPr="00EB46EB">
              <w:rPr>
                <w:rStyle w:val="ae"/>
                <w:rFonts w:ascii="Times New Roman" w:hAnsi="Times New Roman"/>
                <w:b/>
                <w:bCs/>
                <w:noProof/>
                <w:sz w:val="28"/>
                <w:szCs w:val="28"/>
              </w:rPr>
              <w:t>2.1 Понятие и признаки</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_Toc74560305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16</w:t>
            </w:r>
            <w:r w:rsidR="00EB46EB" w:rsidRPr="00EB46EB">
              <w:rPr>
                <w:rFonts w:ascii="Times New Roman" w:hAnsi="Times New Roman"/>
                <w:b/>
                <w:bCs/>
                <w:noProof/>
                <w:webHidden/>
                <w:sz w:val="28"/>
                <w:szCs w:val="28"/>
              </w:rPr>
              <w:fldChar w:fldCharType="end"/>
            </w:r>
          </w:hyperlink>
        </w:p>
        <w:p w14:paraId="5B1D67D6" w14:textId="1E552660"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06" w:history="1">
            <w:r w:rsidR="00EB46EB" w:rsidRPr="00EB46EB">
              <w:rPr>
                <w:rStyle w:val="ae"/>
                <w:rFonts w:ascii="Times New Roman" w:hAnsi="Times New Roman"/>
                <w:b/>
                <w:bCs/>
                <w:noProof/>
                <w:sz w:val="28"/>
                <w:szCs w:val="28"/>
              </w:rPr>
              <w:t>2.2 Дискретная свертка</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_Toc74560306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17</w:t>
            </w:r>
            <w:r w:rsidR="00EB46EB" w:rsidRPr="00EB46EB">
              <w:rPr>
                <w:rFonts w:ascii="Times New Roman" w:hAnsi="Times New Roman"/>
                <w:b/>
                <w:bCs/>
                <w:noProof/>
                <w:webHidden/>
                <w:sz w:val="28"/>
                <w:szCs w:val="28"/>
              </w:rPr>
              <w:fldChar w:fldCharType="end"/>
            </w:r>
          </w:hyperlink>
        </w:p>
        <w:p w14:paraId="1225528A" w14:textId="0573B074" w:rsidR="00EB46EB" w:rsidRPr="00EB46EB" w:rsidRDefault="00B26CE1" w:rsidP="003F5137">
          <w:pPr>
            <w:pStyle w:val="30"/>
            <w:tabs>
              <w:tab w:val="right" w:leader="dot" w:pos="9632"/>
            </w:tabs>
            <w:ind w:left="0"/>
            <w:rPr>
              <w:rFonts w:ascii="Times New Roman" w:hAnsi="Times New Roman"/>
              <w:b/>
              <w:bCs/>
              <w:noProof/>
              <w:sz w:val="28"/>
              <w:szCs w:val="28"/>
            </w:rPr>
          </w:pPr>
          <w:hyperlink w:anchor="_Toc74560307" w:history="1">
            <w:r w:rsidR="00EB46EB" w:rsidRPr="00EB46EB">
              <w:rPr>
                <w:rStyle w:val="ae"/>
                <w:rFonts w:ascii="Times New Roman" w:hAnsi="Times New Roman"/>
                <w:b/>
                <w:bCs/>
                <w:noProof/>
                <w:sz w:val="28"/>
                <w:szCs w:val="28"/>
              </w:rPr>
              <w:t>2.2.1 Определение размера выхода свертки</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_Toc74560307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21</w:t>
            </w:r>
            <w:r w:rsidR="00EB46EB" w:rsidRPr="00EB46EB">
              <w:rPr>
                <w:rFonts w:ascii="Times New Roman" w:hAnsi="Times New Roman"/>
                <w:b/>
                <w:bCs/>
                <w:noProof/>
                <w:webHidden/>
                <w:sz w:val="28"/>
                <w:szCs w:val="28"/>
              </w:rPr>
              <w:fldChar w:fldCharType="end"/>
            </w:r>
          </w:hyperlink>
        </w:p>
        <w:p w14:paraId="3CDC2AC9" w14:textId="6A37EFA0" w:rsidR="00EB46EB" w:rsidRPr="00EB46EB" w:rsidRDefault="00B26CE1" w:rsidP="003F5137">
          <w:pPr>
            <w:pStyle w:val="30"/>
            <w:tabs>
              <w:tab w:val="right" w:leader="dot" w:pos="9632"/>
            </w:tabs>
            <w:ind w:left="0"/>
            <w:rPr>
              <w:rFonts w:ascii="Times New Roman" w:hAnsi="Times New Roman"/>
              <w:b/>
              <w:bCs/>
              <w:noProof/>
              <w:sz w:val="28"/>
              <w:szCs w:val="28"/>
            </w:rPr>
          </w:pPr>
          <w:hyperlink w:anchor="_Toc74560308" w:history="1">
            <w:r w:rsidR="00EB46EB" w:rsidRPr="00EB46EB">
              <w:rPr>
                <w:rStyle w:val="ae"/>
                <w:rFonts w:ascii="Times New Roman" w:hAnsi="Times New Roman"/>
                <w:b/>
                <w:bCs/>
                <w:noProof/>
                <w:sz w:val="28"/>
                <w:szCs w:val="28"/>
              </w:rPr>
              <w:t>2.2.2 Выполнение дискретной свертки в двух измерениях</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_Toc74560308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22</w:t>
            </w:r>
            <w:r w:rsidR="00EB46EB" w:rsidRPr="00EB46EB">
              <w:rPr>
                <w:rFonts w:ascii="Times New Roman" w:hAnsi="Times New Roman"/>
                <w:b/>
                <w:bCs/>
                <w:noProof/>
                <w:webHidden/>
                <w:sz w:val="28"/>
                <w:szCs w:val="28"/>
              </w:rPr>
              <w:fldChar w:fldCharType="end"/>
            </w:r>
          </w:hyperlink>
        </w:p>
        <w:p w14:paraId="656232C4" w14:textId="72675635"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09" w:history="1">
            <w:r w:rsidR="00EB46EB" w:rsidRPr="00EB46EB">
              <w:rPr>
                <w:rStyle w:val="ae"/>
                <w:rFonts w:ascii="Times New Roman" w:hAnsi="Times New Roman"/>
                <w:b/>
                <w:bCs/>
                <w:noProof/>
                <w:sz w:val="28"/>
                <w:szCs w:val="28"/>
              </w:rPr>
              <w:t>2.3 Слои подвыборки</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_Toc74560309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25</w:t>
            </w:r>
            <w:r w:rsidR="00EB46EB" w:rsidRPr="00EB46EB">
              <w:rPr>
                <w:rFonts w:ascii="Times New Roman" w:hAnsi="Times New Roman"/>
                <w:b/>
                <w:bCs/>
                <w:noProof/>
                <w:webHidden/>
                <w:sz w:val="28"/>
                <w:szCs w:val="28"/>
              </w:rPr>
              <w:fldChar w:fldCharType="end"/>
            </w:r>
          </w:hyperlink>
        </w:p>
        <w:p w14:paraId="03426991" w14:textId="554E6B2E"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10" w:history="1">
            <w:r w:rsidR="00EB46EB" w:rsidRPr="00EB46EB">
              <w:rPr>
                <w:rStyle w:val="ae"/>
                <w:rFonts w:ascii="Times New Roman" w:hAnsi="Times New Roman"/>
                <w:b/>
                <w:bCs/>
                <w:noProof/>
                <w:sz w:val="28"/>
                <w:szCs w:val="28"/>
              </w:rPr>
              <w:t>2.4 Работа с множественными входными или цветовыми каналами</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_Toc74560310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26</w:t>
            </w:r>
            <w:r w:rsidR="00EB46EB" w:rsidRPr="00EB46EB">
              <w:rPr>
                <w:rFonts w:ascii="Times New Roman" w:hAnsi="Times New Roman"/>
                <w:b/>
                <w:bCs/>
                <w:noProof/>
                <w:webHidden/>
                <w:sz w:val="28"/>
                <w:szCs w:val="28"/>
              </w:rPr>
              <w:fldChar w:fldCharType="end"/>
            </w:r>
          </w:hyperlink>
        </w:p>
        <w:p w14:paraId="25D8836B" w14:textId="16AB097D"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11" w:history="1">
            <w:r w:rsidR="00EB46EB" w:rsidRPr="00EB46EB">
              <w:rPr>
                <w:rStyle w:val="ae"/>
                <w:rFonts w:ascii="Times New Roman" w:hAnsi="Times New Roman"/>
                <w:b/>
                <w:bCs/>
                <w:noProof/>
                <w:sz w:val="28"/>
                <w:szCs w:val="28"/>
              </w:rPr>
              <w:t>2.5 Регуляризация нейронной сети с помощью отключения</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_Toc74560311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29</w:t>
            </w:r>
            <w:r w:rsidR="00EB46EB" w:rsidRPr="00EB46EB">
              <w:rPr>
                <w:rFonts w:ascii="Times New Roman" w:hAnsi="Times New Roman"/>
                <w:b/>
                <w:bCs/>
                <w:noProof/>
                <w:webHidden/>
                <w:sz w:val="28"/>
                <w:szCs w:val="28"/>
              </w:rPr>
              <w:fldChar w:fldCharType="end"/>
            </w:r>
          </w:hyperlink>
        </w:p>
        <w:p w14:paraId="7E366BFF" w14:textId="68A91F76"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12" w:history="1">
            <w:r w:rsidR="00EB46EB" w:rsidRPr="00EB46EB">
              <w:rPr>
                <w:rStyle w:val="ae"/>
                <w:rFonts w:ascii="Times New Roman" w:hAnsi="Times New Roman"/>
                <w:b/>
                <w:bCs/>
                <w:noProof/>
                <w:sz w:val="28"/>
                <w:szCs w:val="28"/>
              </w:rPr>
              <w:t>2.6 Функции потерь для классификации</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_Toc74560312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31</w:t>
            </w:r>
            <w:r w:rsidR="00EB46EB" w:rsidRPr="00EB46EB">
              <w:rPr>
                <w:rFonts w:ascii="Times New Roman" w:hAnsi="Times New Roman"/>
                <w:b/>
                <w:bCs/>
                <w:noProof/>
                <w:webHidden/>
                <w:sz w:val="28"/>
                <w:szCs w:val="28"/>
              </w:rPr>
              <w:fldChar w:fldCharType="end"/>
            </w:r>
          </w:hyperlink>
        </w:p>
        <w:p w14:paraId="08DA1B76" w14:textId="2C687363" w:rsidR="00EB46EB" w:rsidRPr="00EB46EB" w:rsidRDefault="00B26CE1" w:rsidP="003F5137">
          <w:pPr>
            <w:pStyle w:val="11"/>
            <w:tabs>
              <w:tab w:val="right" w:leader="dot" w:pos="9632"/>
            </w:tabs>
            <w:rPr>
              <w:rFonts w:eastAsiaTheme="minorEastAsia"/>
              <w:b/>
              <w:bCs/>
              <w:noProof/>
              <w:sz w:val="28"/>
              <w:szCs w:val="28"/>
            </w:rPr>
          </w:pPr>
          <w:hyperlink w:anchor="_Toc74560313" w:history="1">
            <w:r w:rsidR="00EB46EB" w:rsidRPr="00EB46EB">
              <w:rPr>
                <w:rStyle w:val="ae"/>
                <w:b/>
                <w:bCs/>
                <w:noProof/>
                <w:sz w:val="28"/>
                <w:szCs w:val="28"/>
              </w:rPr>
              <w:t>ГЛАВА 3. ОПИСАНИЕ РАЗРАБОТАННОГО ПРОГРАММНОГО ОБЕСПЕЧЕНИЯ</w:t>
            </w:r>
            <w:r w:rsidR="00EB46EB" w:rsidRPr="00EB46EB">
              <w:rPr>
                <w:b/>
                <w:bCs/>
                <w:noProof/>
                <w:webHidden/>
                <w:sz w:val="28"/>
                <w:szCs w:val="28"/>
              </w:rPr>
              <w:tab/>
            </w:r>
            <w:r w:rsidR="00EB46EB" w:rsidRPr="00EB46EB">
              <w:rPr>
                <w:b/>
                <w:bCs/>
                <w:noProof/>
                <w:webHidden/>
                <w:sz w:val="28"/>
                <w:szCs w:val="28"/>
              </w:rPr>
              <w:fldChar w:fldCharType="begin"/>
            </w:r>
            <w:r w:rsidR="00EB46EB" w:rsidRPr="00EB46EB">
              <w:rPr>
                <w:b/>
                <w:bCs/>
                <w:noProof/>
                <w:webHidden/>
                <w:sz w:val="28"/>
                <w:szCs w:val="28"/>
              </w:rPr>
              <w:instrText xml:space="preserve"> PAGEREF _Toc74560313 \h </w:instrText>
            </w:r>
            <w:r w:rsidR="00EB46EB" w:rsidRPr="00EB46EB">
              <w:rPr>
                <w:b/>
                <w:bCs/>
                <w:noProof/>
                <w:webHidden/>
                <w:sz w:val="28"/>
                <w:szCs w:val="28"/>
              </w:rPr>
            </w:r>
            <w:r w:rsidR="00EB46EB" w:rsidRPr="00EB46EB">
              <w:rPr>
                <w:b/>
                <w:bCs/>
                <w:noProof/>
                <w:webHidden/>
                <w:sz w:val="28"/>
                <w:szCs w:val="28"/>
              </w:rPr>
              <w:fldChar w:fldCharType="separate"/>
            </w:r>
            <w:r w:rsidR="00AA65AD">
              <w:rPr>
                <w:b/>
                <w:bCs/>
                <w:noProof/>
                <w:webHidden/>
                <w:sz w:val="28"/>
                <w:szCs w:val="28"/>
              </w:rPr>
              <w:t>35</w:t>
            </w:r>
            <w:r w:rsidR="00EB46EB" w:rsidRPr="00EB46EB">
              <w:rPr>
                <w:b/>
                <w:bCs/>
                <w:noProof/>
                <w:webHidden/>
                <w:sz w:val="28"/>
                <w:szCs w:val="28"/>
              </w:rPr>
              <w:fldChar w:fldCharType="end"/>
            </w:r>
          </w:hyperlink>
        </w:p>
        <w:p w14:paraId="325C413B" w14:textId="54017DD7"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14" w:history="1">
            <w:r w:rsidR="00EB46EB" w:rsidRPr="00EB46EB">
              <w:rPr>
                <w:rStyle w:val="ae"/>
                <w:rFonts w:ascii="Times New Roman" w:hAnsi="Times New Roman"/>
                <w:b/>
                <w:bCs/>
                <w:noProof/>
                <w:sz w:val="28"/>
                <w:szCs w:val="28"/>
              </w:rPr>
              <w:t>3.1 Использованные средства</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_Toc74560314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35</w:t>
            </w:r>
            <w:r w:rsidR="00EB46EB" w:rsidRPr="00EB46EB">
              <w:rPr>
                <w:rFonts w:ascii="Times New Roman" w:hAnsi="Times New Roman"/>
                <w:b/>
                <w:bCs/>
                <w:noProof/>
                <w:webHidden/>
                <w:sz w:val="28"/>
                <w:szCs w:val="28"/>
              </w:rPr>
              <w:fldChar w:fldCharType="end"/>
            </w:r>
          </w:hyperlink>
        </w:p>
        <w:p w14:paraId="183F333A" w14:textId="7E4AD368"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15" w:history="1">
            <w:r w:rsidR="00EB46EB" w:rsidRPr="00EB46EB">
              <w:rPr>
                <w:rStyle w:val="ae"/>
                <w:rFonts w:ascii="Times New Roman" w:hAnsi="Times New Roman"/>
                <w:b/>
                <w:bCs/>
                <w:noProof/>
                <w:sz w:val="28"/>
                <w:szCs w:val="28"/>
              </w:rPr>
              <w:t>3.2 Структура программного обеспечения</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_Toc74560315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35</w:t>
            </w:r>
            <w:r w:rsidR="00EB46EB" w:rsidRPr="00EB46EB">
              <w:rPr>
                <w:rFonts w:ascii="Times New Roman" w:hAnsi="Times New Roman"/>
                <w:b/>
                <w:bCs/>
                <w:noProof/>
                <w:webHidden/>
                <w:sz w:val="28"/>
                <w:szCs w:val="28"/>
              </w:rPr>
              <w:fldChar w:fldCharType="end"/>
            </w:r>
          </w:hyperlink>
        </w:p>
        <w:p w14:paraId="4B9CF3CA" w14:textId="078C9209"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16" w:history="1">
            <w:r w:rsidR="00EB46EB" w:rsidRPr="00EB46EB">
              <w:rPr>
                <w:rStyle w:val="ae"/>
                <w:rFonts w:ascii="Times New Roman" w:hAnsi="Times New Roman"/>
                <w:b/>
                <w:bCs/>
                <w:noProof/>
                <w:sz w:val="28"/>
                <w:szCs w:val="28"/>
              </w:rPr>
              <w:t>3.3 Функционал программного обеспечения</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_Toc74560316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36</w:t>
            </w:r>
            <w:r w:rsidR="00EB46EB" w:rsidRPr="00EB46EB">
              <w:rPr>
                <w:rFonts w:ascii="Times New Roman" w:hAnsi="Times New Roman"/>
                <w:b/>
                <w:bCs/>
                <w:noProof/>
                <w:webHidden/>
                <w:sz w:val="28"/>
                <w:szCs w:val="28"/>
              </w:rPr>
              <w:fldChar w:fldCharType="end"/>
            </w:r>
          </w:hyperlink>
        </w:p>
        <w:p w14:paraId="5F415D4E" w14:textId="2B0BAE57"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17" w:history="1">
            <w:r w:rsidR="00EB46EB" w:rsidRPr="00EB46EB">
              <w:rPr>
                <w:rStyle w:val="ae"/>
                <w:rFonts w:ascii="Times New Roman" w:hAnsi="Times New Roman"/>
                <w:b/>
                <w:bCs/>
                <w:noProof/>
                <w:sz w:val="28"/>
                <w:szCs w:val="28"/>
              </w:rPr>
              <w:t>3.3 Интерфейс программного обеспечения</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_Toc74560317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55</w:t>
            </w:r>
            <w:r w:rsidR="00EB46EB" w:rsidRPr="00EB46EB">
              <w:rPr>
                <w:rFonts w:ascii="Times New Roman" w:hAnsi="Times New Roman"/>
                <w:b/>
                <w:bCs/>
                <w:noProof/>
                <w:webHidden/>
                <w:sz w:val="28"/>
                <w:szCs w:val="28"/>
              </w:rPr>
              <w:fldChar w:fldCharType="end"/>
            </w:r>
          </w:hyperlink>
        </w:p>
        <w:p w14:paraId="69A559C4" w14:textId="07C228A2" w:rsidR="00EB46EB" w:rsidRPr="00EB46EB" w:rsidRDefault="00B26CE1" w:rsidP="003F5137">
          <w:pPr>
            <w:pStyle w:val="21"/>
            <w:tabs>
              <w:tab w:val="right" w:leader="dot" w:pos="9632"/>
            </w:tabs>
            <w:ind w:left="0"/>
            <w:rPr>
              <w:rFonts w:ascii="Times New Roman" w:hAnsi="Times New Roman"/>
              <w:b/>
              <w:bCs/>
              <w:noProof/>
              <w:sz w:val="28"/>
              <w:szCs w:val="28"/>
            </w:rPr>
          </w:pPr>
          <w:hyperlink w:anchor="_Toc74560318" w:history="1">
            <w:r w:rsidR="00EB46EB" w:rsidRPr="00EB46EB">
              <w:rPr>
                <w:rStyle w:val="ae"/>
                <w:rFonts w:ascii="Times New Roman" w:hAnsi="Times New Roman"/>
                <w:b/>
                <w:bCs/>
                <w:noProof/>
                <w:sz w:val="28"/>
                <w:szCs w:val="28"/>
                <w:highlight w:val="white"/>
              </w:rPr>
              <w:t>3.4 Примеры работы программы и обсуждение результатов</w:t>
            </w:r>
            <w:r w:rsidR="00EB46EB" w:rsidRPr="00EB46EB">
              <w:rPr>
                <w:rFonts w:ascii="Times New Roman" w:hAnsi="Times New Roman"/>
                <w:b/>
                <w:bCs/>
                <w:noProof/>
                <w:webHidden/>
                <w:sz w:val="28"/>
                <w:szCs w:val="28"/>
              </w:rPr>
              <w:tab/>
            </w:r>
            <w:r w:rsidR="00EB46EB" w:rsidRPr="00EB46EB">
              <w:rPr>
                <w:rFonts w:ascii="Times New Roman" w:hAnsi="Times New Roman"/>
                <w:b/>
                <w:bCs/>
                <w:noProof/>
                <w:webHidden/>
                <w:sz w:val="28"/>
                <w:szCs w:val="28"/>
              </w:rPr>
              <w:fldChar w:fldCharType="begin"/>
            </w:r>
            <w:r w:rsidR="00EB46EB" w:rsidRPr="00EB46EB">
              <w:rPr>
                <w:rFonts w:ascii="Times New Roman" w:hAnsi="Times New Roman"/>
                <w:b/>
                <w:bCs/>
                <w:noProof/>
                <w:webHidden/>
                <w:sz w:val="28"/>
                <w:szCs w:val="28"/>
              </w:rPr>
              <w:instrText xml:space="preserve"> PAGEREF _Toc74560318 \h </w:instrText>
            </w:r>
            <w:r w:rsidR="00EB46EB" w:rsidRPr="00EB46EB">
              <w:rPr>
                <w:rFonts w:ascii="Times New Roman" w:hAnsi="Times New Roman"/>
                <w:b/>
                <w:bCs/>
                <w:noProof/>
                <w:webHidden/>
                <w:sz w:val="28"/>
                <w:szCs w:val="28"/>
              </w:rPr>
            </w:r>
            <w:r w:rsidR="00EB46EB" w:rsidRPr="00EB46EB">
              <w:rPr>
                <w:rFonts w:ascii="Times New Roman" w:hAnsi="Times New Roman"/>
                <w:b/>
                <w:bCs/>
                <w:noProof/>
                <w:webHidden/>
                <w:sz w:val="28"/>
                <w:szCs w:val="28"/>
              </w:rPr>
              <w:fldChar w:fldCharType="separate"/>
            </w:r>
            <w:r w:rsidR="00AA65AD">
              <w:rPr>
                <w:rFonts w:ascii="Times New Roman" w:hAnsi="Times New Roman"/>
                <w:b/>
                <w:bCs/>
                <w:noProof/>
                <w:webHidden/>
                <w:sz w:val="28"/>
                <w:szCs w:val="28"/>
              </w:rPr>
              <w:t>56</w:t>
            </w:r>
            <w:r w:rsidR="00EB46EB" w:rsidRPr="00EB46EB">
              <w:rPr>
                <w:rFonts w:ascii="Times New Roman" w:hAnsi="Times New Roman"/>
                <w:b/>
                <w:bCs/>
                <w:noProof/>
                <w:webHidden/>
                <w:sz w:val="28"/>
                <w:szCs w:val="28"/>
              </w:rPr>
              <w:fldChar w:fldCharType="end"/>
            </w:r>
          </w:hyperlink>
        </w:p>
        <w:p w14:paraId="0771ABA5" w14:textId="3DF94708" w:rsidR="00EB46EB" w:rsidRPr="00EB46EB" w:rsidRDefault="00B26CE1" w:rsidP="003F5137">
          <w:pPr>
            <w:pStyle w:val="11"/>
            <w:tabs>
              <w:tab w:val="right" w:leader="dot" w:pos="9632"/>
            </w:tabs>
            <w:rPr>
              <w:rFonts w:eastAsiaTheme="minorEastAsia"/>
              <w:b/>
              <w:bCs/>
              <w:noProof/>
              <w:sz w:val="28"/>
              <w:szCs w:val="28"/>
            </w:rPr>
          </w:pPr>
          <w:hyperlink w:anchor="_Toc74560319" w:history="1">
            <w:r w:rsidR="00EB46EB" w:rsidRPr="00EB46EB">
              <w:rPr>
                <w:rStyle w:val="ae"/>
                <w:b/>
                <w:bCs/>
                <w:noProof/>
                <w:sz w:val="28"/>
                <w:szCs w:val="28"/>
              </w:rPr>
              <w:t>ЗАКЛЮЧЕНИЕ</w:t>
            </w:r>
            <w:r w:rsidR="00EB46EB" w:rsidRPr="00EB46EB">
              <w:rPr>
                <w:b/>
                <w:bCs/>
                <w:noProof/>
                <w:webHidden/>
                <w:sz w:val="28"/>
                <w:szCs w:val="28"/>
              </w:rPr>
              <w:tab/>
            </w:r>
            <w:r w:rsidR="00EB46EB" w:rsidRPr="00EB46EB">
              <w:rPr>
                <w:b/>
                <w:bCs/>
                <w:noProof/>
                <w:webHidden/>
                <w:sz w:val="28"/>
                <w:szCs w:val="28"/>
              </w:rPr>
              <w:fldChar w:fldCharType="begin"/>
            </w:r>
            <w:r w:rsidR="00EB46EB" w:rsidRPr="00EB46EB">
              <w:rPr>
                <w:b/>
                <w:bCs/>
                <w:noProof/>
                <w:webHidden/>
                <w:sz w:val="28"/>
                <w:szCs w:val="28"/>
              </w:rPr>
              <w:instrText xml:space="preserve"> PAGEREF _Toc74560319 \h </w:instrText>
            </w:r>
            <w:r w:rsidR="00EB46EB" w:rsidRPr="00EB46EB">
              <w:rPr>
                <w:b/>
                <w:bCs/>
                <w:noProof/>
                <w:webHidden/>
                <w:sz w:val="28"/>
                <w:szCs w:val="28"/>
              </w:rPr>
            </w:r>
            <w:r w:rsidR="00EB46EB" w:rsidRPr="00EB46EB">
              <w:rPr>
                <w:b/>
                <w:bCs/>
                <w:noProof/>
                <w:webHidden/>
                <w:sz w:val="28"/>
                <w:szCs w:val="28"/>
              </w:rPr>
              <w:fldChar w:fldCharType="separate"/>
            </w:r>
            <w:r w:rsidR="00AA65AD">
              <w:rPr>
                <w:b/>
                <w:bCs/>
                <w:noProof/>
                <w:webHidden/>
                <w:sz w:val="28"/>
                <w:szCs w:val="28"/>
              </w:rPr>
              <w:t>60</w:t>
            </w:r>
            <w:r w:rsidR="00EB46EB" w:rsidRPr="00EB46EB">
              <w:rPr>
                <w:b/>
                <w:bCs/>
                <w:noProof/>
                <w:webHidden/>
                <w:sz w:val="28"/>
                <w:szCs w:val="28"/>
              </w:rPr>
              <w:fldChar w:fldCharType="end"/>
            </w:r>
          </w:hyperlink>
        </w:p>
        <w:p w14:paraId="2ED27A96" w14:textId="2CE831D3" w:rsidR="00EB46EB" w:rsidRPr="00EB46EB" w:rsidRDefault="00B26CE1" w:rsidP="003F5137">
          <w:pPr>
            <w:pStyle w:val="11"/>
            <w:tabs>
              <w:tab w:val="right" w:leader="dot" w:pos="9632"/>
            </w:tabs>
            <w:rPr>
              <w:rFonts w:eastAsiaTheme="minorEastAsia"/>
              <w:b/>
              <w:bCs/>
              <w:noProof/>
              <w:sz w:val="28"/>
              <w:szCs w:val="28"/>
            </w:rPr>
          </w:pPr>
          <w:hyperlink w:anchor="_Toc74560320" w:history="1">
            <w:r w:rsidR="00EB46EB" w:rsidRPr="00EB46EB">
              <w:rPr>
                <w:rStyle w:val="ae"/>
                <w:b/>
                <w:bCs/>
                <w:noProof/>
                <w:sz w:val="28"/>
                <w:szCs w:val="28"/>
              </w:rPr>
              <w:t>СПИСОК ИСПОЛЬЗОВАННЫХ ИСТОЧНИКОВ</w:t>
            </w:r>
            <w:r w:rsidR="00EB46EB" w:rsidRPr="00EB46EB">
              <w:rPr>
                <w:b/>
                <w:bCs/>
                <w:noProof/>
                <w:webHidden/>
                <w:sz w:val="28"/>
                <w:szCs w:val="28"/>
              </w:rPr>
              <w:tab/>
            </w:r>
            <w:r w:rsidR="00EB46EB" w:rsidRPr="00EB46EB">
              <w:rPr>
                <w:b/>
                <w:bCs/>
                <w:noProof/>
                <w:webHidden/>
                <w:sz w:val="28"/>
                <w:szCs w:val="28"/>
              </w:rPr>
              <w:fldChar w:fldCharType="begin"/>
            </w:r>
            <w:r w:rsidR="00EB46EB" w:rsidRPr="00EB46EB">
              <w:rPr>
                <w:b/>
                <w:bCs/>
                <w:noProof/>
                <w:webHidden/>
                <w:sz w:val="28"/>
                <w:szCs w:val="28"/>
              </w:rPr>
              <w:instrText xml:space="preserve"> PAGEREF _Toc74560320 \h </w:instrText>
            </w:r>
            <w:r w:rsidR="00EB46EB" w:rsidRPr="00EB46EB">
              <w:rPr>
                <w:b/>
                <w:bCs/>
                <w:noProof/>
                <w:webHidden/>
                <w:sz w:val="28"/>
                <w:szCs w:val="28"/>
              </w:rPr>
            </w:r>
            <w:r w:rsidR="00EB46EB" w:rsidRPr="00EB46EB">
              <w:rPr>
                <w:b/>
                <w:bCs/>
                <w:noProof/>
                <w:webHidden/>
                <w:sz w:val="28"/>
                <w:szCs w:val="28"/>
              </w:rPr>
              <w:fldChar w:fldCharType="separate"/>
            </w:r>
            <w:r w:rsidR="00AA65AD">
              <w:rPr>
                <w:b/>
                <w:bCs/>
                <w:noProof/>
                <w:webHidden/>
                <w:sz w:val="28"/>
                <w:szCs w:val="28"/>
              </w:rPr>
              <w:t>61</w:t>
            </w:r>
            <w:r w:rsidR="00EB46EB" w:rsidRPr="00EB46EB">
              <w:rPr>
                <w:b/>
                <w:bCs/>
                <w:noProof/>
                <w:webHidden/>
                <w:sz w:val="28"/>
                <w:szCs w:val="28"/>
              </w:rPr>
              <w:fldChar w:fldCharType="end"/>
            </w:r>
          </w:hyperlink>
        </w:p>
        <w:p w14:paraId="2A586D1E" w14:textId="5BB59552" w:rsidR="00EB46EB" w:rsidRDefault="00EB46EB">
          <w:pPr>
            <w:pStyle w:val="ad"/>
          </w:pPr>
          <w:r w:rsidRPr="00EB46EB">
            <w:rPr>
              <w:rFonts w:ascii="Times New Roman" w:hAnsi="Times New Roman" w:cs="Times New Roman"/>
              <w:b/>
              <w:bCs/>
              <w:sz w:val="28"/>
              <w:szCs w:val="28"/>
            </w:rPr>
            <w:fldChar w:fldCharType="end"/>
          </w:r>
        </w:p>
        <w:p w14:paraId="1D5EE2AE" w14:textId="4575CD38" w:rsidR="00EB46EB" w:rsidRDefault="00B26CE1"/>
      </w:sdtContent>
    </w:sdt>
    <w:p w14:paraId="75A4B4B0" w14:textId="77777777" w:rsidR="00EB46EB" w:rsidRDefault="00EB46EB">
      <w:pPr>
        <w:jc w:val="center"/>
        <w:rPr>
          <w:b/>
          <w:sz w:val="28"/>
          <w:szCs w:val="28"/>
        </w:rPr>
      </w:pPr>
    </w:p>
    <w:p w14:paraId="00000078" w14:textId="77777777" w:rsidR="00C5037E" w:rsidRDefault="00C5037E">
      <w:pPr>
        <w:jc w:val="center"/>
        <w:rPr>
          <w:b/>
          <w:sz w:val="28"/>
          <w:szCs w:val="28"/>
        </w:rPr>
      </w:pPr>
    </w:p>
    <w:p w14:paraId="1B622A15" w14:textId="77777777" w:rsidR="00EB46EB" w:rsidRDefault="00EB46EB" w:rsidP="00DF3475">
      <w:pPr>
        <w:pStyle w:val="1"/>
        <w:jc w:val="center"/>
      </w:pPr>
      <w:bookmarkStart w:id="11" w:name="_heading=h.2et92p0" w:colFirst="0" w:colLast="0"/>
      <w:bookmarkStart w:id="12" w:name="_Toc74560138"/>
      <w:bookmarkEnd w:id="11"/>
    </w:p>
    <w:p w14:paraId="18C1B09F" w14:textId="77777777" w:rsidR="00EB46EB" w:rsidRDefault="00EB46EB" w:rsidP="00DF3475">
      <w:pPr>
        <w:pStyle w:val="1"/>
        <w:jc w:val="center"/>
      </w:pPr>
    </w:p>
    <w:p w14:paraId="7F1D5B21" w14:textId="77777777" w:rsidR="00EB46EB" w:rsidRDefault="00EB46EB" w:rsidP="00DF3475">
      <w:pPr>
        <w:pStyle w:val="1"/>
        <w:jc w:val="center"/>
      </w:pPr>
      <w:bookmarkStart w:id="13" w:name="_Toc74560297"/>
    </w:p>
    <w:p w14:paraId="00000093" w14:textId="00E8D418" w:rsidR="00C5037E" w:rsidRDefault="00E71261" w:rsidP="00DF3475">
      <w:pPr>
        <w:pStyle w:val="1"/>
        <w:jc w:val="center"/>
      </w:pPr>
      <w:r>
        <w:lastRenderedPageBreak/>
        <w:t>ВВЕДЕНИЕ</w:t>
      </w:r>
      <w:bookmarkEnd w:id="12"/>
      <w:bookmarkEnd w:id="13"/>
    </w:p>
    <w:p w14:paraId="00000094" w14:textId="77777777" w:rsidR="00C5037E" w:rsidRDefault="00C5037E" w:rsidP="005048DF">
      <w:pPr>
        <w:spacing w:line="360" w:lineRule="auto"/>
        <w:jc w:val="both"/>
        <w:rPr>
          <w:color w:val="000000"/>
          <w:sz w:val="28"/>
          <w:szCs w:val="28"/>
        </w:rPr>
      </w:pPr>
    </w:p>
    <w:p w14:paraId="37E8C6E9" w14:textId="77777777" w:rsidR="00B0513A" w:rsidRDefault="00B0513A" w:rsidP="00B0513A">
      <w:pPr>
        <w:spacing w:before="120" w:after="120" w:line="360" w:lineRule="auto"/>
        <w:ind w:firstLine="720"/>
        <w:jc w:val="both"/>
        <w:rPr>
          <w:color w:val="000000"/>
          <w:sz w:val="28"/>
          <w:szCs w:val="28"/>
        </w:rPr>
      </w:pPr>
      <w:r w:rsidRPr="00B0513A">
        <w:rPr>
          <w:color w:val="000000"/>
          <w:sz w:val="28"/>
          <w:szCs w:val="28"/>
        </w:rPr>
        <w:t xml:space="preserve">Кашель является самым распространенным симптомом заболеваний органов дыхания и встречается у 20% лиц в популяции. На данный момент времени диагностика кашля с помощью визуальных аналоговых шкал и специальных опросников отличается выраженной субъективностью. Задача данной работы создать систему для анализа и диагностики записей кашля. Актуальность диагностики кашля многократно возрастает в связи с пандемией Covid-19, одним из симптомов которой является кашель. </w:t>
      </w:r>
    </w:p>
    <w:p w14:paraId="5EC72781" w14:textId="34017B6D" w:rsidR="00B0513A" w:rsidRPr="00B0513A" w:rsidRDefault="00B0513A" w:rsidP="00B0513A">
      <w:pPr>
        <w:spacing w:before="120" w:after="120" w:line="360" w:lineRule="auto"/>
        <w:ind w:firstLine="720"/>
        <w:jc w:val="both"/>
        <w:rPr>
          <w:color w:val="000000"/>
          <w:sz w:val="28"/>
          <w:szCs w:val="28"/>
        </w:rPr>
      </w:pPr>
      <w:r w:rsidRPr="00B0513A">
        <w:rPr>
          <w:color w:val="000000"/>
          <w:sz w:val="28"/>
          <w:szCs w:val="28"/>
        </w:rPr>
        <w:t xml:space="preserve">Для реализации данной системы воспользуемся вейвлет-преобразованием и </w:t>
      </w:r>
      <w:proofErr w:type="spellStart"/>
      <w:r w:rsidRPr="00B0513A">
        <w:rPr>
          <w:color w:val="000000"/>
          <w:sz w:val="28"/>
          <w:szCs w:val="28"/>
        </w:rPr>
        <w:t>сверточными</w:t>
      </w:r>
      <w:proofErr w:type="spellEnd"/>
      <w:r w:rsidRPr="00B0513A">
        <w:rPr>
          <w:color w:val="000000"/>
          <w:sz w:val="28"/>
          <w:szCs w:val="28"/>
        </w:rPr>
        <w:t xml:space="preserve"> нейронными сетями. Вейвлет - преобразование поможет с построением </w:t>
      </w:r>
      <w:proofErr w:type="spellStart"/>
      <w:r w:rsidRPr="00B0513A">
        <w:rPr>
          <w:color w:val="000000"/>
          <w:sz w:val="28"/>
          <w:szCs w:val="28"/>
        </w:rPr>
        <w:t>масштабограммы</w:t>
      </w:r>
      <w:proofErr w:type="spellEnd"/>
      <w:r w:rsidRPr="00B0513A">
        <w:rPr>
          <w:color w:val="000000"/>
          <w:sz w:val="28"/>
          <w:szCs w:val="28"/>
        </w:rPr>
        <w:t xml:space="preserve"> или </w:t>
      </w:r>
      <w:proofErr w:type="spellStart"/>
      <w:r w:rsidRPr="00B0513A">
        <w:rPr>
          <w:color w:val="000000"/>
          <w:sz w:val="28"/>
          <w:szCs w:val="28"/>
        </w:rPr>
        <w:t>ск</w:t>
      </w:r>
      <w:r>
        <w:rPr>
          <w:color w:val="000000"/>
          <w:sz w:val="28"/>
          <w:szCs w:val="28"/>
        </w:rPr>
        <w:t>ей</w:t>
      </w:r>
      <w:r w:rsidRPr="00B0513A">
        <w:rPr>
          <w:color w:val="000000"/>
          <w:sz w:val="28"/>
          <w:szCs w:val="28"/>
        </w:rPr>
        <w:t>лограммы</w:t>
      </w:r>
      <w:proofErr w:type="spellEnd"/>
      <w:r w:rsidRPr="00B0513A">
        <w:rPr>
          <w:color w:val="000000"/>
          <w:sz w:val="28"/>
          <w:szCs w:val="28"/>
        </w:rPr>
        <w:t xml:space="preserve">. </w:t>
      </w:r>
      <w:proofErr w:type="spellStart"/>
      <w:r w:rsidRPr="00B0513A">
        <w:rPr>
          <w:color w:val="000000"/>
          <w:sz w:val="28"/>
          <w:szCs w:val="28"/>
        </w:rPr>
        <w:t>Сверточные</w:t>
      </w:r>
      <w:proofErr w:type="spellEnd"/>
      <w:r w:rsidRPr="00B0513A">
        <w:rPr>
          <w:color w:val="000000"/>
          <w:sz w:val="28"/>
          <w:szCs w:val="28"/>
        </w:rPr>
        <w:t xml:space="preserve"> нейронные сети будут использоваться для классификации изображений </w:t>
      </w:r>
      <w:proofErr w:type="spellStart"/>
      <w:r w:rsidRPr="00B0513A">
        <w:rPr>
          <w:color w:val="000000"/>
          <w:sz w:val="28"/>
          <w:szCs w:val="28"/>
        </w:rPr>
        <w:t>скейлограммы</w:t>
      </w:r>
      <w:proofErr w:type="spellEnd"/>
      <w:r w:rsidRPr="00B0513A">
        <w:rPr>
          <w:color w:val="000000"/>
          <w:sz w:val="28"/>
          <w:szCs w:val="28"/>
        </w:rPr>
        <w:t>, так как они показывают высокую эффективность в данной области.</w:t>
      </w:r>
    </w:p>
    <w:p w14:paraId="194359DB" w14:textId="77777777" w:rsidR="00B0513A" w:rsidRPr="00B0513A" w:rsidRDefault="00B0513A" w:rsidP="00B0513A">
      <w:pPr>
        <w:spacing w:before="120" w:after="120" w:line="360" w:lineRule="auto"/>
        <w:ind w:firstLine="720"/>
        <w:jc w:val="both"/>
        <w:rPr>
          <w:color w:val="000000"/>
          <w:sz w:val="28"/>
          <w:szCs w:val="28"/>
        </w:rPr>
      </w:pPr>
      <w:r w:rsidRPr="00B0513A">
        <w:rPr>
          <w:color w:val="000000"/>
          <w:sz w:val="28"/>
          <w:szCs w:val="28"/>
        </w:rPr>
        <w:t>К целям данной работы относится реализация приложения анализа респираторной активности, которое позволяет конвертировать имеющиеся записи кашлей в .</w:t>
      </w:r>
      <w:proofErr w:type="spellStart"/>
      <w:r w:rsidRPr="00B0513A">
        <w:rPr>
          <w:color w:val="000000"/>
          <w:sz w:val="28"/>
          <w:szCs w:val="28"/>
        </w:rPr>
        <w:t>wav</w:t>
      </w:r>
      <w:proofErr w:type="spellEnd"/>
      <w:r w:rsidRPr="00B0513A">
        <w:rPr>
          <w:color w:val="000000"/>
          <w:sz w:val="28"/>
          <w:szCs w:val="28"/>
        </w:rPr>
        <w:t xml:space="preserve"> формат, производить вейвлет преобразование записей, отделять записи кашля от речи и посторонних шумов, классифицировать записи по заболеваниям (с разделением на обычные, продуктивные и свистящие, а также записи Covid больных), делать предсказания по тестовым записям на принадлежность к какому-либо классу.</w:t>
      </w:r>
    </w:p>
    <w:p w14:paraId="47DADFCE" w14:textId="77777777" w:rsidR="00B0513A" w:rsidRPr="00B0513A" w:rsidRDefault="00B0513A" w:rsidP="00B0513A">
      <w:pPr>
        <w:spacing w:before="120" w:after="120" w:line="360" w:lineRule="auto"/>
        <w:ind w:firstLine="720"/>
        <w:jc w:val="both"/>
        <w:rPr>
          <w:color w:val="000000"/>
          <w:sz w:val="28"/>
          <w:szCs w:val="28"/>
        </w:rPr>
      </w:pPr>
      <w:r w:rsidRPr="00B0513A">
        <w:rPr>
          <w:color w:val="000000"/>
          <w:sz w:val="28"/>
          <w:szCs w:val="28"/>
        </w:rPr>
        <w:t>Для выполнения поставленной цели необходимо решить следующие задачи:</w:t>
      </w:r>
    </w:p>
    <w:p w14:paraId="32C8B2FC" w14:textId="05D0C9EE" w:rsidR="00B0513A" w:rsidRPr="00B0513A" w:rsidRDefault="00B0513A" w:rsidP="00B0513A">
      <w:pPr>
        <w:spacing w:before="120" w:after="120" w:line="360" w:lineRule="auto"/>
        <w:ind w:firstLine="720"/>
        <w:jc w:val="both"/>
        <w:rPr>
          <w:color w:val="000000"/>
          <w:sz w:val="28"/>
          <w:szCs w:val="28"/>
        </w:rPr>
      </w:pPr>
      <w:r>
        <w:rPr>
          <w:color w:val="000000"/>
          <w:sz w:val="28"/>
          <w:szCs w:val="28"/>
        </w:rPr>
        <w:t xml:space="preserve">1. </w:t>
      </w:r>
      <w:r w:rsidRPr="00B0513A">
        <w:rPr>
          <w:color w:val="000000"/>
          <w:sz w:val="28"/>
          <w:szCs w:val="28"/>
        </w:rPr>
        <w:t xml:space="preserve">Подготовить </w:t>
      </w:r>
      <w:proofErr w:type="spellStart"/>
      <w:r w:rsidRPr="00B0513A">
        <w:rPr>
          <w:color w:val="000000"/>
          <w:sz w:val="28"/>
          <w:szCs w:val="28"/>
        </w:rPr>
        <w:t>датасет</w:t>
      </w:r>
      <w:proofErr w:type="spellEnd"/>
      <w:r w:rsidRPr="00B0513A">
        <w:rPr>
          <w:color w:val="000000"/>
          <w:sz w:val="28"/>
          <w:szCs w:val="28"/>
        </w:rPr>
        <w:t xml:space="preserve"> аудиозаписей кашлей и посторонних звуков</w:t>
      </w:r>
    </w:p>
    <w:p w14:paraId="58873C85" w14:textId="5126FAD0" w:rsidR="00B0513A" w:rsidRPr="00B0513A" w:rsidRDefault="00B0513A" w:rsidP="00533F09">
      <w:pPr>
        <w:spacing w:before="120" w:after="120" w:line="360" w:lineRule="auto"/>
        <w:ind w:firstLine="720"/>
        <w:jc w:val="both"/>
        <w:rPr>
          <w:color w:val="000000"/>
          <w:sz w:val="28"/>
          <w:szCs w:val="28"/>
        </w:rPr>
      </w:pPr>
      <w:r>
        <w:rPr>
          <w:color w:val="000000"/>
          <w:sz w:val="28"/>
          <w:szCs w:val="28"/>
        </w:rPr>
        <w:t>2.</w:t>
      </w:r>
      <w:r w:rsidR="00533F09">
        <w:rPr>
          <w:color w:val="000000"/>
          <w:sz w:val="28"/>
          <w:szCs w:val="28"/>
        </w:rPr>
        <w:t xml:space="preserve"> </w:t>
      </w:r>
      <w:r w:rsidRPr="00B0513A">
        <w:rPr>
          <w:color w:val="000000"/>
          <w:sz w:val="28"/>
          <w:szCs w:val="28"/>
        </w:rPr>
        <w:t>Выполнить вейвлет преобразование аудиозаписей и построить</w:t>
      </w:r>
      <w:r>
        <w:rPr>
          <w:color w:val="000000"/>
          <w:sz w:val="28"/>
          <w:szCs w:val="28"/>
        </w:rPr>
        <w:t xml:space="preserve"> </w:t>
      </w:r>
      <w:proofErr w:type="spellStart"/>
      <w:r w:rsidRPr="00B0513A">
        <w:rPr>
          <w:color w:val="000000"/>
          <w:sz w:val="28"/>
          <w:szCs w:val="28"/>
        </w:rPr>
        <w:t>скейлограмму</w:t>
      </w:r>
      <w:proofErr w:type="spellEnd"/>
    </w:p>
    <w:p w14:paraId="5729A563" w14:textId="64447BF5" w:rsidR="00B0513A" w:rsidRPr="00B0513A" w:rsidRDefault="00B0513A" w:rsidP="00B0513A">
      <w:pPr>
        <w:spacing w:before="120" w:after="120" w:line="360" w:lineRule="auto"/>
        <w:ind w:firstLine="720"/>
        <w:jc w:val="both"/>
        <w:rPr>
          <w:color w:val="000000"/>
          <w:sz w:val="28"/>
          <w:szCs w:val="28"/>
        </w:rPr>
      </w:pPr>
      <w:r>
        <w:rPr>
          <w:color w:val="000000"/>
          <w:sz w:val="28"/>
          <w:szCs w:val="28"/>
        </w:rPr>
        <w:t xml:space="preserve">3. </w:t>
      </w:r>
      <w:r w:rsidRPr="00B0513A">
        <w:rPr>
          <w:color w:val="000000"/>
          <w:sz w:val="28"/>
          <w:szCs w:val="28"/>
        </w:rPr>
        <w:t xml:space="preserve">Подготовить </w:t>
      </w:r>
      <w:proofErr w:type="spellStart"/>
      <w:r w:rsidRPr="00B0513A">
        <w:rPr>
          <w:color w:val="000000"/>
          <w:sz w:val="28"/>
          <w:szCs w:val="28"/>
        </w:rPr>
        <w:t>датасет</w:t>
      </w:r>
      <w:proofErr w:type="spellEnd"/>
      <w:r w:rsidRPr="00B0513A">
        <w:rPr>
          <w:color w:val="000000"/>
          <w:sz w:val="28"/>
          <w:szCs w:val="28"/>
        </w:rPr>
        <w:t xml:space="preserve"> из </w:t>
      </w:r>
      <w:proofErr w:type="spellStart"/>
      <w:r w:rsidRPr="00B0513A">
        <w:rPr>
          <w:color w:val="000000"/>
          <w:sz w:val="28"/>
          <w:szCs w:val="28"/>
        </w:rPr>
        <w:t>скейлограмм</w:t>
      </w:r>
      <w:proofErr w:type="spellEnd"/>
      <w:r w:rsidRPr="00B0513A">
        <w:rPr>
          <w:color w:val="000000"/>
          <w:sz w:val="28"/>
          <w:szCs w:val="28"/>
        </w:rPr>
        <w:t xml:space="preserve"> имеющихся записей</w:t>
      </w:r>
    </w:p>
    <w:p w14:paraId="73BAB675" w14:textId="7B27F81A" w:rsidR="00B0513A" w:rsidRPr="00B0513A" w:rsidRDefault="00B0513A" w:rsidP="00B0513A">
      <w:pPr>
        <w:spacing w:before="120" w:after="120" w:line="360" w:lineRule="auto"/>
        <w:ind w:firstLine="720"/>
        <w:jc w:val="both"/>
        <w:rPr>
          <w:color w:val="000000"/>
          <w:sz w:val="28"/>
          <w:szCs w:val="28"/>
        </w:rPr>
      </w:pPr>
      <w:r>
        <w:rPr>
          <w:color w:val="000000"/>
          <w:sz w:val="28"/>
          <w:szCs w:val="28"/>
        </w:rPr>
        <w:t xml:space="preserve">4. </w:t>
      </w:r>
      <w:r w:rsidRPr="00B0513A">
        <w:rPr>
          <w:color w:val="000000"/>
          <w:sz w:val="28"/>
          <w:szCs w:val="28"/>
        </w:rPr>
        <w:t xml:space="preserve">Создать нейронную сеть, отделяющую кашель от речи и посторонних </w:t>
      </w:r>
      <w:r w:rsidRPr="00B0513A">
        <w:rPr>
          <w:color w:val="000000"/>
          <w:sz w:val="28"/>
          <w:szCs w:val="28"/>
        </w:rPr>
        <w:lastRenderedPageBreak/>
        <w:t>звуков</w:t>
      </w:r>
    </w:p>
    <w:p w14:paraId="5CF68B22" w14:textId="2ADBAAFD" w:rsidR="00B0513A" w:rsidRPr="00B0513A" w:rsidRDefault="00B0513A" w:rsidP="00B0513A">
      <w:pPr>
        <w:spacing w:before="120" w:after="120" w:line="360" w:lineRule="auto"/>
        <w:ind w:firstLine="720"/>
        <w:jc w:val="both"/>
        <w:rPr>
          <w:color w:val="000000"/>
          <w:sz w:val="28"/>
          <w:szCs w:val="28"/>
        </w:rPr>
      </w:pPr>
      <w:r>
        <w:rPr>
          <w:color w:val="000000"/>
          <w:sz w:val="28"/>
          <w:szCs w:val="28"/>
        </w:rPr>
        <w:t xml:space="preserve">5. </w:t>
      </w:r>
      <w:r w:rsidRPr="00B0513A">
        <w:rPr>
          <w:color w:val="000000"/>
          <w:sz w:val="28"/>
          <w:szCs w:val="28"/>
        </w:rPr>
        <w:t xml:space="preserve">Создать нейронную сеть, способную классифицировать записи по </w:t>
      </w:r>
      <w:proofErr w:type="spellStart"/>
      <w:r w:rsidRPr="00B0513A">
        <w:rPr>
          <w:color w:val="000000"/>
          <w:sz w:val="28"/>
          <w:szCs w:val="28"/>
        </w:rPr>
        <w:t>скейлограмме</w:t>
      </w:r>
      <w:proofErr w:type="spellEnd"/>
      <w:r w:rsidRPr="00B0513A">
        <w:rPr>
          <w:color w:val="000000"/>
          <w:sz w:val="28"/>
          <w:szCs w:val="28"/>
        </w:rPr>
        <w:t xml:space="preserve"> и позволяющую делать предсказания по тестовым записям.</w:t>
      </w:r>
    </w:p>
    <w:p w14:paraId="79446F17" w14:textId="77777777" w:rsidR="00B0513A" w:rsidRPr="00B0513A" w:rsidRDefault="00B0513A" w:rsidP="00B0513A">
      <w:pPr>
        <w:spacing w:before="120" w:after="120" w:line="360" w:lineRule="auto"/>
        <w:jc w:val="both"/>
        <w:rPr>
          <w:color w:val="000000"/>
          <w:sz w:val="28"/>
          <w:szCs w:val="28"/>
        </w:rPr>
      </w:pPr>
    </w:p>
    <w:p w14:paraId="000000B1" w14:textId="16F66AA4" w:rsidR="00C5037E" w:rsidRDefault="00B0513A" w:rsidP="00B0513A">
      <w:pPr>
        <w:spacing w:before="120" w:after="120" w:line="360" w:lineRule="auto"/>
        <w:ind w:firstLine="720"/>
        <w:jc w:val="both"/>
        <w:rPr>
          <w:color w:val="000000"/>
          <w:sz w:val="28"/>
          <w:szCs w:val="28"/>
        </w:rPr>
      </w:pPr>
      <w:r w:rsidRPr="00B0513A">
        <w:rPr>
          <w:color w:val="000000"/>
          <w:sz w:val="28"/>
          <w:szCs w:val="28"/>
        </w:rPr>
        <w:t xml:space="preserve">Схожая система анализа была разработана «Сбербанком». Она способна выявлять заражение COVID-19 с помощью анализа записей дыхания, кашля и голоса. Также записываются и анализируются результаты опроса больного о симптомах заболевания. Обученная нейросеть анализирует спектрограммы звуков, которые показывают их мощность в зависимости от частотных диапазонов. Данная система может </w:t>
      </w:r>
      <w:r w:rsidR="007C3626" w:rsidRPr="00B0513A">
        <w:rPr>
          <w:color w:val="000000"/>
          <w:sz w:val="28"/>
          <w:szCs w:val="28"/>
        </w:rPr>
        <w:t>диагностировать</w:t>
      </w:r>
      <w:r w:rsidRPr="00B0513A">
        <w:rPr>
          <w:color w:val="000000"/>
          <w:sz w:val="28"/>
          <w:szCs w:val="28"/>
        </w:rPr>
        <w:t xml:space="preserve"> ковид за 1 минуту с большой точностью. В данной работе будет использоваться схожая система программного анализа, включающее вейвлет-преобразование и машинное обучение.</w:t>
      </w:r>
    </w:p>
    <w:p w14:paraId="000000B2" w14:textId="77777777" w:rsidR="00C5037E" w:rsidRDefault="00C5037E">
      <w:pPr>
        <w:spacing w:line="360" w:lineRule="auto"/>
        <w:jc w:val="center"/>
        <w:rPr>
          <w:b/>
          <w:color w:val="000000"/>
          <w:sz w:val="28"/>
          <w:szCs w:val="28"/>
        </w:rPr>
      </w:pPr>
    </w:p>
    <w:p w14:paraId="000000B3" w14:textId="77777777" w:rsidR="00C5037E" w:rsidRDefault="00C5037E">
      <w:pPr>
        <w:pStyle w:val="1"/>
        <w:jc w:val="center"/>
      </w:pPr>
      <w:bookmarkStart w:id="14" w:name="_heading=h.tyjcwt" w:colFirst="0" w:colLast="0"/>
      <w:bookmarkEnd w:id="14"/>
    </w:p>
    <w:p w14:paraId="000000B4" w14:textId="77777777" w:rsidR="00C5037E" w:rsidRDefault="00C5037E">
      <w:pPr>
        <w:pStyle w:val="1"/>
        <w:jc w:val="center"/>
      </w:pPr>
    </w:p>
    <w:p w14:paraId="000000B5" w14:textId="77777777" w:rsidR="00C5037E" w:rsidRDefault="00C5037E">
      <w:pPr>
        <w:pStyle w:val="1"/>
        <w:jc w:val="center"/>
      </w:pPr>
    </w:p>
    <w:p w14:paraId="000000B6" w14:textId="77777777" w:rsidR="00C5037E" w:rsidRDefault="00C5037E">
      <w:pPr>
        <w:pStyle w:val="1"/>
        <w:jc w:val="center"/>
      </w:pPr>
    </w:p>
    <w:p w14:paraId="000000B7" w14:textId="77777777" w:rsidR="00C5037E" w:rsidRDefault="00C5037E">
      <w:pPr>
        <w:pStyle w:val="1"/>
        <w:jc w:val="center"/>
      </w:pPr>
      <w:bookmarkStart w:id="15" w:name="_heading=h.3dy6vkm" w:colFirst="0" w:colLast="0"/>
      <w:bookmarkEnd w:id="15"/>
    </w:p>
    <w:p w14:paraId="4C3A68FB" w14:textId="77777777" w:rsidR="003A1E42" w:rsidRDefault="003A1E42">
      <w:pPr>
        <w:pStyle w:val="1"/>
        <w:jc w:val="center"/>
      </w:pPr>
    </w:p>
    <w:p w14:paraId="6979200B" w14:textId="77777777" w:rsidR="00986019" w:rsidRDefault="00986019">
      <w:pPr>
        <w:pStyle w:val="1"/>
        <w:jc w:val="center"/>
      </w:pPr>
    </w:p>
    <w:p w14:paraId="33920014" w14:textId="77777777" w:rsidR="00986019" w:rsidRDefault="00986019">
      <w:pPr>
        <w:pStyle w:val="1"/>
        <w:jc w:val="center"/>
      </w:pPr>
    </w:p>
    <w:p w14:paraId="4B14BC4B" w14:textId="77777777" w:rsidR="00EC68D2" w:rsidRDefault="00EC68D2">
      <w:pPr>
        <w:pStyle w:val="1"/>
        <w:jc w:val="center"/>
      </w:pPr>
    </w:p>
    <w:p w14:paraId="7A500414" w14:textId="77777777" w:rsidR="00B0513A" w:rsidRDefault="00B0513A" w:rsidP="00336788">
      <w:pPr>
        <w:pStyle w:val="1"/>
        <w:ind w:firstLine="720"/>
      </w:pPr>
      <w:bookmarkStart w:id="16" w:name="_Toc74560139"/>
      <w:bookmarkStart w:id="17" w:name="_Toc74560298"/>
    </w:p>
    <w:p w14:paraId="6966FF21" w14:textId="77777777" w:rsidR="00B0513A" w:rsidRDefault="00B0513A" w:rsidP="00336788">
      <w:pPr>
        <w:pStyle w:val="1"/>
        <w:ind w:firstLine="720"/>
      </w:pPr>
    </w:p>
    <w:p w14:paraId="25140817" w14:textId="77777777" w:rsidR="00B0513A" w:rsidRDefault="00B0513A" w:rsidP="00336788">
      <w:pPr>
        <w:pStyle w:val="1"/>
        <w:ind w:firstLine="720"/>
      </w:pPr>
    </w:p>
    <w:p w14:paraId="378BAF20" w14:textId="77777777" w:rsidR="00B0513A" w:rsidRDefault="00B0513A" w:rsidP="00336788">
      <w:pPr>
        <w:pStyle w:val="1"/>
        <w:ind w:firstLine="720"/>
      </w:pPr>
    </w:p>
    <w:p w14:paraId="5AE835CB" w14:textId="77777777" w:rsidR="00B0513A" w:rsidRDefault="00B0513A" w:rsidP="00336788">
      <w:pPr>
        <w:pStyle w:val="1"/>
        <w:ind w:firstLine="720"/>
      </w:pPr>
    </w:p>
    <w:p w14:paraId="408EDA09" w14:textId="77777777" w:rsidR="00B0513A" w:rsidRDefault="00B0513A" w:rsidP="00336788">
      <w:pPr>
        <w:pStyle w:val="1"/>
        <w:ind w:firstLine="720"/>
      </w:pPr>
    </w:p>
    <w:p w14:paraId="57375CBB" w14:textId="77777777" w:rsidR="00B0513A" w:rsidRDefault="00B0513A" w:rsidP="00336788">
      <w:pPr>
        <w:pStyle w:val="1"/>
        <w:ind w:firstLine="720"/>
      </w:pPr>
    </w:p>
    <w:p w14:paraId="0A9CF8C8" w14:textId="77777777" w:rsidR="00B0513A" w:rsidRDefault="00B0513A" w:rsidP="00336788">
      <w:pPr>
        <w:pStyle w:val="1"/>
        <w:ind w:firstLine="720"/>
      </w:pPr>
    </w:p>
    <w:p w14:paraId="10C745A1" w14:textId="77777777" w:rsidR="00B0513A" w:rsidRDefault="00B0513A" w:rsidP="00336788">
      <w:pPr>
        <w:pStyle w:val="1"/>
        <w:ind w:firstLine="720"/>
      </w:pPr>
    </w:p>
    <w:p w14:paraId="379203A4" w14:textId="77777777" w:rsidR="00B0513A" w:rsidRDefault="00B0513A" w:rsidP="00336788">
      <w:pPr>
        <w:pStyle w:val="1"/>
        <w:ind w:firstLine="720"/>
      </w:pPr>
    </w:p>
    <w:p w14:paraId="2E9127A2" w14:textId="77777777" w:rsidR="00B0513A" w:rsidRDefault="00B0513A" w:rsidP="00336788">
      <w:pPr>
        <w:pStyle w:val="1"/>
        <w:ind w:firstLine="720"/>
      </w:pPr>
    </w:p>
    <w:p w14:paraId="4C29A25A" w14:textId="77777777" w:rsidR="00B0513A" w:rsidRDefault="00B0513A" w:rsidP="00336788">
      <w:pPr>
        <w:pStyle w:val="1"/>
        <w:ind w:firstLine="720"/>
      </w:pPr>
    </w:p>
    <w:p w14:paraId="464A6C37" w14:textId="77777777" w:rsidR="00B0513A" w:rsidRDefault="00B0513A" w:rsidP="00336788">
      <w:pPr>
        <w:pStyle w:val="1"/>
        <w:ind w:firstLine="720"/>
      </w:pPr>
    </w:p>
    <w:p w14:paraId="47C1041A" w14:textId="77777777" w:rsidR="00B0513A" w:rsidRDefault="00B0513A" w:rsidP="00336788">
      <w:pPr>
        <w:pStyle w:val="1"/>
        <w:ind w:firstLine="720"/>
      </w:pPr>
    </w:p>
    <w:p w14:paraId="000000B8" w14:textId="302648BB" w:rsidR="00C5037E" w:rsidRDefault="00E71261" w:rsidP="00336788">
      <w:pPr>
        <w:pStyle w:val="1"/>
        <w:ind w:firstLine="720"/>
      </w:pPr>
      <w:r>
        <w:t>ГЛАВА</w:t>
      </w:r>
      <w:r w:rsidR="00D97A6D">
        <w:t xml:space="preserve"> </w:t>
      </w:r>
      <w:r>
        <w:t>1. ВЕЙВЛЕТ-ПРЕОБРАЗОВАНИЕ</w:t>
      </w:r>
      <w:bookmarkEnd w:id="16"/>
      <w:bookmarkEnd w:id="17"/>
    </w:p>
    <w:p w14:paraId="000000B9" w14:textId="77777777" w:rsidR="00C5037E" w:rsidRDefault="00C5037E" w:rsidP="00336788">
      <w:pPr>
        <w:spacing w:line="360" w:lineRule="auto"/>
        <w:jc w:val="both"/>
        <w:rPr>
          <w:b/>
          <w:color w:val="000000"/>
          <w:sz w:val="28"/>
          <w:szCs w:val="28"/>
        </w:rPr>
      </w:pPr>
    </w:p>
    <w:p w14:paraId="000000BA" w14:textId="77777777" w:rsidR="00C5037E" w:rsidRDefault="00E71261" w:rsidP="00336788">
      <w:pPr>
        <w:pStyle w:val="12"/>
        <w:ind w:firstLine="708"/>
        <w:jc w:val="both"/>
      </w:pPr>
      <w:bookmarkStart w:id="18" w:name="_heading=h.1t3h5sf" w:colFirst="0" w:colLast="0"/>
      <w:bookmarkStart w:id="19" w:name="_Toc74560140"/>
      <w:bookmarkStart w:id="20" w:name="_Toc74560299"/>
      <w:bookmarkEnd w:id="18"/>
      <w:r>
        <w:t>1.1 Частотно-временная локализация</w:t>
      </w:r>
      <w:bookmarkEnd w:id="19"/>
      <w:bookmarkEnd w:id="20"/>
    </w:p>
    <w:p w14:paraId="000000BB" w14:textId="77777777" w:rsidR="00C5037E" w:rsidRDefault="00C5037E">
      <w:pPr>
        <w:spacing w:line="360" w:lineRule="auto"/>
        <w:rPr>
          <w:b/>
          <w:color w:val="000000"/>
          <w:sz w:val="28"/>
          <w:szCs w:val="28"/>
        </w:rPr>
      </w:pPr>
    </w:p>
    <w:p w14:paraId="000000BC" w14:textId="69377E39" w:rsidR="00C5037E" w:rsidRDefault="00E71261" w:rsidP="00DF3475">
      <w:pPr>
        <w:spacing w:line="360" w:lineRule="auto"/>
        <w:ind w:firstLine="708"/>
        <w:jc w:val="both"/>
        <w:rPr>
          <w:color w:val="000000"/>
          <w:sz w:val="28"/>
          <w:szCs w:val="28"/>
        </w:rPr>
      </w:pPr>
      <w:r>
        <w:rPr>
          <w:color w:val="000000"/>
          <w:sz w:val="28"/>
          <w:szCs w:val="28"/>
        </w:rPr>
        <w:t xml:space="preserve">Предположим, что t - непрерывная переменная и у нас имеется заданный заранее сигнал f(t). Давайте получим его локальную во времени интересно знать его частотную характеристику. Данную операцию можно сравнить с музыкальной тематикой, когда музыкант получает информацию о том какую тональность и ноту необходимо взять. То есть музыкант получает частотную </w:t>
      </w:r>
      <w:r w:rsidR="00A956D9">
        <w:rPr>
          <w:color w:val="000000"/>
          <w:sz w:val="28"/>
          <w:szCs w:val="28"/>
        </w:rPr>
        <w:t>информацию</w:t>
      </w:r>
      <w:r>
        <w:rPr>
          <w:color w:val="000000"/>
          <w:sz w:val="28"/>
          <w:szCs w:val="28"/>
        </w:rPr>
        <w:t>. Сначала рассмотрим самое обычное преобразование Фурье:</w:t>
      </w:r>
    </w:p>
    <w:p w14:paraId="000000BD" w14:textId="77777777" w:rsidR="00C5037E" w:rsidRDefault="00C5037E">
      <w:pPr>
        <w:spacing w:line="360" w:lineRule="auto"/>
        <w:jc w:val="center"/>
        <w:rPr>
          <w:color w:val="000000"/>
          <w:sz w:val="28"/>
          <w:szCs w:val="28"/>
        </w:rPr>
      </w:pPr>
    </w:p>
    <w:p w14:paraId="000000BE" w14:textId="77777777" w:rsidR="00C5037E" w:rsidRDefault="00B26CE1">
      <w:pPr>
        <w:jc w:val="center"/>
        <w:rPr>
          <w:rFonts w:ascii="Cambria Math" w:eastAsia="Cambria Math" w:hAnsi="Cambria Math" w:cs="Cambria Math"/>
          <w:color w:val="000000"/>
          <w:sz w:val="28"/>
          <w:szCs w:val="28"/>
        </w:rPr>
      </w:pPr>
      <m:oMathPara>
        <m:oMath>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Ff</m:t>
              </m:r>
            </m:e>
          </m:d>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ω</m:t>
              </m:r>
            </m:e>
          </m:d>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rad>
                <m:radPr>
                  <m:degHide m:val="1"/>
                  <m:ctrlPr>
                    <w:rPr>
                      <w:rFonts w:ascii="Cambria Math" w:eastAsia="Cambria Math" w:hAnsi="Cambria Math" w:cs="Cambria Math"/>
                      <w:color w:val="000000"/>
                      <w:sz w:val="28"/>
                      <w:szCs w:val="28"/>
                    </w:rPr>
                  </m:ctrlPr>
                </m:radPr>
                <m:deg/>
                <m:e>
                  <m:r>
                    <w:rPr>
                      <w:rFonts w:ascii="Cambria Math" w:eastAsia="Cambria Math" w:hAnsi="Cambria Math" w:cs="Cambria Math"/>
                      <w:color w:val="000000"/>
                      <w:sz w:val="28"/>
                      <w:szCs w:val="28"/>
                    </w:rPr>
                    <m:t>2π</m:t>
                  </m:r>
                </m:e>
              </m:rad>
            </m:den>
          </m:f>
          <m:r>
            <w:rPr>
              <w:rFonts w:ascii="Cambria Math" w:eastAsia="Cambria Math" w:hAnsi="Cambria Math" w:cs="Cambria Math"/>
              <w:color w:val="000000"/>
              <w:sz w:val="28"/>
              <w:szCs w:val="28"/>
            </w:rPr>
            <m:t>∫ⅆt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-ⅈωt</m:t>
              </m:r>
            </m:sup>
          </m:sSup>
          <m:r>
            <w:rPr>
              <w:rFonts w:ascii="Cambria Math" w:eastAsia="Cambria Math" w:hAnsi="Cambria Math" w:cs="Cambria Math"/>
              <w:color w:val="000000"/>
              <w:sz w:val="28"/>
              <w:szCs w:val="28"/>
            </w:rPr>
            <m: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oMath>
      </m:oMathPara>
    </w:p>
    <w:p w14:paraId="000000BF" w14:textId="77777777" w:rsidR="00C5037E" w:rsidRDefault="00E71261">
      <w:pPr>
        <w:spacing w:line="360" w:lineRule="auto"/>
        <w:jc w:val="center"/>
        <w:rPr>
          <w:color w:val="000000"/>
          <w:sz w:val="28"/>
          <w:szCs w:val="28"/>
        </w:rPr>
      </w:pPr>
      <w:r>
        <w:rPr>
          <w:color w:val="000000"/>
          <w:sz w:val="28"/>
          <w:szCs w:val="28"/>
        </w:rPr>
        <w:t xml:space="preserve">                                                                             </w:t>
      </w:r>
    </w:p>
    <w:p w14:paraId="000000C0" w14:textId="77777777" w:rsidR="00C5037E" w:rsidRDefault="00E71261" w:rsidP="00DF3475">
      <w:pPr>
        <w:spacing w:line="360" w:lineRule="auto"/>
        <w:ind w:firstLine="708"/>
        <w:jc w:val="both"/>
        <w:rPr>
          <w:color w:val="000000"/>
          <w:sz w:val="28"/>
          <w:szCs w:val="28"/>
        </w:rPr>
      </w:pPr>
      <w:r>
        <w:rPr>
          <w:color w:val="000000"/>
          <w:sz w:val="28"/>
          <w:szCs w:val="28"/>
        </w:rPr>
        <w:t xml:space="preserve">Преобразование Фурье дает представление о частотной характеристике заданного сигнала f. Однако извлечение информации о пиках с высокой </w:t>
      </w:r>
    </w:p>
    <w:p w14:paraId="000000C1" w14:textId="6187CA3C" w:rsidR="00C5037E" w:rsidRDefault="00E71261" w:rsidP="00DF3475">
      <w:pPr>
        <w:spacing w:line="360" w:lineRule="auto"/>
        <w:jc w:val="both"/>
        <w:rPr>
          <w:color w:val="000000"/>
          <w:sz w:val="28"/>
          <w:szCs w:val="28"/>
        </w:rPr>
      </w:pPr>
      <w:r>
        <w:rPr>
          <w:color w:val="000000"/>
          <w:sz w:val="28"/>
          <w:szCs w:val="28"/>
        </w:rPr>
        <w:t>частотой, связанной с временной локализации, представляется довольно проблематичным. Мы можем получить временную локализация, например, с помощью окон, когда берется некоторый кусок f, который хорошо локализован, и потом выполняется его преобразование Фурье:</w:t>
      </w:r>
    </w:p>
    <w:p w14:paraId="000000C2" w14:textId="77777777" w:rsidR="00C5037E" w:rsidRDefault="00C5037E">
      <w:pPr>
        <w:spacing w:line="360" w:lineRule="auto"/>
        <w:jc w:val="center"/>
        <w:rPr>
          <w:color w:val="000000"/>
          <w:sz w:val="28"/>
          <w:szCs w:val="28"/>
        </w:rPr>
      </w:pPr>
    </w:p>
    <w:p w14:paraId="000000C3" w14:textId="77777777" w:rsidR="00C5037E" w:rsidRDefault="00B26CE1">
      <w:pPr>
        <w:jc w:val="center"/>
        <w:rPr>
          <w:rFonts w:ascii="Cambria Math" w:eastAsia="Cambria Math" w:hAnsi="Cambria Math" w:cs="Cambria Math"/>
          <w:color w:val="000000"/>
          <w:sz w:val="28"/>
          <w:szCs w:val="28"/>
        </w:rPr>
      </w:pPr>
      <m:oMathPara>
        <m:oMath>
          <m:d>
            <m:dPr>
              <m:ctrlPr>
                <w:rPr>
                  <w:rFonts w:ascii="Cambria Math" w:eastAsia="Cambria Math" w:hAnsi="Cambria Math" w:cs="Cambria Math"/>
                  <w:color w:val="000000"/>
                  <w:sz w:val="28"/>
                  <w:szCs w:val="28"/>
                </w:rPr>
              </m:ctrlPr>
            </m:d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Ok</m:t>
                  </m:r>
                </m:sup>
              </m:sSup>
              <m:r>
                <w:rPr>
                  <w:rFonts w:ascii="Cambria Math" w:eastAsia="Cambria Math" w:hAnsi="Cambria Math" w:cs="Cambria Math"/>
                  <w:color w:val="000000"/>
                  <w:sz w:val="28"/>
                  <w:szCs w:val="28"/>
                </w:rPr>
                <m:t>f</m:t>
              </m:r>
            </m:e>
          </m:d>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ω,t</m:t>
              </m:r>
            </m:e>
          </m:d>
          <m:r>
            <w:rPr>
              <w:rFonts w:ascii="Cambria Math" w:eastAsia="Cambria Math" w:hAnsi="Cambria Math" w:cs="Cambria Math"/>
              <w:color w:val="000000"/>
              <w:sz w:val="28"/>
              <w:szCs w:val="28"/>
            </w:rPr>
            <m:t>=∫ⅆsf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m:t>
              </m:r>
            </m:e>
          </m:d>
          <m:r>
            <w:rPr>
              <w:rFonts w:ascii="Cambria Math" w:eastAsia="Cambria Math" w:hAnsi="Cambria Math" w:cs="Cambria Math"/>
              <w:color w:val="000000"/>
              <w:sz w:val="28"/>
              <w:szCs w:val="28"/>
            </w:rPr>
            <m:t>g</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s-t</m:t>
              </m:r>
            </m:e>
          </m:d>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-ⅈωS</m:t>
              </m:r>
            </m:sup>
          </m:sSup>
        </m:oMath>
      </m:oMathPara>
    </w:p>
    <w:p w14:paraId="000000C4" w14:textId="77777777" w:rsidR="00C5037E" w:rsidRDefault="00E71261">
      <w:pPr>
        <w:spacing w:line="360" w:lineRule="auto"/>
        <w:jc w:val="center"/>
        <w:rPr>
          <w:color w:val="000000"/>
          <w:sz w:val="28"/>
          <w:szCs w:val="28"/>
        </w:rPr>
      </w:pPr>
      <w:r>
        <w:rPr>
          <w:color w:val="000000"/>
          <w:sz w:val="28"/>
          <w:szCs w:val="28"/>
        </w:rPr>
        <w:t xml:space="preserve">                                                                              (1.1)</w:t>
      </w:r>
    </w:p>
    <w:p w14:paraId="000000C5" w14:textId="006FC886" w:rsidR="00C5037E" w:rsidRDefault="00E71261" w:rsidP="00DF3475">
      <w:pPr>
        <w:spacing w:line="360" w:lineRule="auto"/>
        <w:ind w:firstLine="708"/>
        <w:jc w:val="both"/>
        <w:rPr>
          <w:color w:val="000000"/>
          <w:sz w:val="28"/>
          <w:szCs w:val="28"/>
        </w:rPr>
      </w:pPr>
      <w:r>
        <w:rPr>
          <w:color w:val="000000"/>
          <w:sz w:val="28"/>
          <w:szCs w:val="28"/>
        </w:rPr>
        <w:t xml:space="preserve">Использование оконного преобразования Фурье является довольно распространенной техникой для пояснения частотно-временной локализации </w:t>
      </w:r>
      <w:r w:rsidR="00A956D9">
        <w:rPr>
          <w:color w:val="000000"/>
          <w:sz w:val="28"/>
          <w:szCs w:val="28"/>
        </w:rPr>
        <w:t>некоторого</w:t>
      </w:r>
      <w:r>
        <w:rPr>
          <w:color w:val="000000"/>
          <w:sz w:val="28"/>
          <w:szCs w:val="28"/>
        </w:rPr>
        <w:t xml:space="preserve"> сигнала. Эксперты, которые связаны и работают с анализом сигнала, встречаются с ним чаще в дискретном варианте, когда t и ω принимают значения t = nt</w:t>
      </w:r>
      <w:r>
        <w:rPr>
          <w:color w:val="000000"/>
          <w:sz w:val="28"/>
          <w:szCs w:val="28"/>
          <w:vertAlign w:val="subscript"/>
        </w:rPr>
        <w:t>0</w:t>
      </w:r>
      <w:r>
        <w:rPr>
          <w:color w:val="000000"/>
          <w:sz w:val="28"/>
          <w:szCs w:val="28"/>
        </w:rPr>
        <w:t>, ω = mω</w:t>
      </w:r>
      <w:r>
        <w:rPr>
          <w:color w:val="000000"/>
          <w:sz w:val="28"/>
          <w:szCs w:val="28"/>
          <w:vertAlign w:val="subscript"/>
        </w:rPr>
        <w:t>0</w:t>
      </w:r>
      <w:r>
        <w:rPr>
          <w:color w:val="000000"/>
          <w:sz w:val="28"/>
          <w:szCs w:val="28"/>
        </w:rPr>
        <w:t>, где m, n пробегают ℤ, а ω</w:t>
      </w:r>
      <w:r>
        <w:rPr>
          <w:color w:val="000000"/>
          <w:sz w:val="28"/>
          <w:szCs w:val="28"/>
          <w:vertAlign w:val="subscript"/>
        </w:rPr>
        <w:t>0</w:t>
      </w:r>
      <w:r>
        <w:rPr>
          <w:color w:val="000000"/>
          <w:sz w:val="28"/>
          <w:szCs w:val="28"/>
        </w:rPr>
        <w:t>, t</w:t>
      </w:r>
      <w:proofErr w:type="gramStart"/>
      <w:r>
        <w:rPr>
          <w:color w:val="000000"/>
          <w:sz w:val="28"/>
          <w:szCs w:val="28"/>
          <w:vertAlign w:val="subscript"/>
        </w:rPr>
        <w:t xml:space="preserve">0 </w:t>
      </w:r>
      <w:r>
        <w:rPr>
          <w:color w:val="000000"/>
          <w:sz w:val="28"/>
          <w:szCs w:val="28"/>
        </w:rPr>
        <w:t>&gt;</w:t>
      </w:r>
      <w:proofErr w:type="gramEnd"/>
      <w:r>
        <w:rPr>
          <w:color w:val="000000"/>
          <w:sz w:val="28"/>
          <w:szCs w:val="28"/>
        </w:rPr>
        <w:t xml:space="preserve"> 0 — </w:t>
      </w:r>
    </w:p>
    <w:p w14:paraId="000000C6" w14:textId="77777777" w:rsidR="00C5037E" w:rsidRDefault="00E71261" w:rsidP="00DF3475">
      <w:pPr>
        <w:spacing w:line="360" w:lineRule="auto"/>
        <w:jc w:val="both"/>
        <w:rPr>
          <w:color w:val="000000"/>
          <w:sz w:val="28"/>
          <w:szCs w:val="28"/>
        </w:rPr>
      </w:pPr>
      <w:r>
        <w:rPr>
          <w:color w:val="000000"/>
          <w:sz w:val="28"/>
          <w:szCs w:val="28"/>
        </w:rPr>
        <w:t>фиксированные. Тогда (1) преобразуется в</w:t>
      </w:r>
    </w:p>
    <w:p w14:paraId="000000C7" w14:textId="77777777" w:rsidR="00C5037E" w:rsidRDefault="00C5037E">
      <w:pPr>
        <w:spacing w:line="360" w:lineRule="auto"/>
        <w:jc w:val="center"/>
        <w:rPr>
          <w:color w:val="000000"/>
          <w:sz w:val="28"/>
          <w:szCs w:val="28"/>
        </w:rPr>
      </w:pPr>
    </w:p>
    <w:p w14:paraId="000000C8" w14:textId="77777777" w:rsidR="00C5037E" w:rsidRDefault="00B26CE1">
      <w:pPr>
        <w:spacing w:line="360" w:lineRule="auto"/>
        <w:jc w:val="center"/>
        <w:rPr>
          <w:color w:val="000000"/>
          <w:sz w:val="28"/>
          <w:szCs w:val="28"/>
        </w:rPr>
      </w:pPr>
      <m:oMath>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T</m:t>
            </m:r>
          </m:e>
          <m:sub>
            <m:r>
              <w:rPr>
                <w:rFonts w:ascii="Cambria Math" w:eastAsia="Cambria Math" w:hAnsi="Cambria Math" w:cs="Cambria Math"/>
                <w:color w:val="000000"/>
                <w:sz w:val="28"/>
                <w:szCs w:val="28"/>
              </w:rPr>
              <m:t>m,n</m:t>
            </m:r>
          </m:sub>
          <m:sup>
            <m:r>
              <w:rPr>
                <w:rFonts w:ascii="Cambria Math" w:eastAsia="Cambria Math" w:hAnsi="Cambria Math" w:cs="Cambria Math"/>
                <w:color w:val="000000"/>
                <w:sz w:val="28"/>
                <w:szCs w:val="28"/>
              </w:rPr>
              <m:t>ok</m:t>
            </m:r>
          </m:sup>
        </m:sSubSup>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f</m:t>
            </m:r>
          </m:e>
        </m:d>
        <m:r>
          <w:rPr>
            <w:rFonts w:ascii="Cambria Math" w:eastAsia="Cambria Math" w:hAnsi="Cambria Math" w:cs="Cambria Math"/>
            <w:color w:val="000000"/>
            <w:sz w:val="28"/>
            <w:szCs w:val="28"/>
          </w:rPr>
          <m:t>=∫ⅆsf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m:t>
            </m:r>
          </m:e>
        </m:d>
        <m:r>
          <w:rPr>
            <w:rFonts w:ascii="Cambria Math" w:eastAsia="Cambria Math" w:hAnsi="Cambria Math" w:cs="Cambria Math"/>
            <w:color w:val="000000"/>
            <w:sz w:val="28"/>
            <w:szCs w:val="28"/>
          </w:rPr>
          <m:t>g</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s-n</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t</m:t>
                </m:r>
              </m:e>
              <m:sub>
                <m:r>
                  <w:rPr>
                    <w:rFonts w:ascii="Cambria Math" w:eastAsia="Cambria Math" w:hAnsi="Cambria Math" w:cs="Cambria Math"/>
                    <w:color w:val="000000"/>
                    <w:sz w:val="28"/>
                    <w:szCs w:val="28"/>
                  </w:rPr>
                  <m:t>0</m:t>
                </m:r>
              </m:sub>
            </m:sSub>
          </m:e>
        </m:d>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-ⅈm</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ω</m:t>
                </m:r>
              </m:e>
              <m:sub>
                <m:r>
                  <w:rPr>
                    <w:rFonts w:ascii="Cambria Math" w:eastAsia="Cambria Math" w:hAnsi="Cambria Math" w:cs="Cambria Math"/>
                    <w:color w:val="000000"/>
                    <w:sz w:val="28"/>
                    <w:szCs w:val="28"/>
                  </w:rPr>
                  <m:t>0</m:t>
                </m:r>
              </m:sub>
            </m:sSub>
            <m:r>
              <w:rPr>
                <w:rFonts w:ascii="Cambria Math" w:eastAsia="Cambria Math" w:hAnsi="Cambria Math" w:cs="Cambria Math"/>
                <w:color w:val="000000"/>
                <w:sz w:val="28"/>
                <w:szCs w:val="28"/>
              </w:rPr>
              <m:t>s</m:t>
            </m:r>
          </m:sup>
        </m:sSup>
      </m:oMath>
      <w:r w:rsidR="00E71261">
        <w:rPr>
          <w:color w:val="000000"/>
          <w:sz w:val="28"/>
          <w:szCs w:val="28"/>
        </w:rPr>
        <w:t xml:space="preserve"> (1.2)</w:t>
      </w:r>
    </w:p>
    <w:p w14:paraId="000000C9" w14:textId="77777777" w:rsidR="00C5037E" w:rsidRDefault="00E71261" w:rsidP="00336788">
      <w:pPr>
        <w:pStyle w:val="12"/>
        <w:ind w:firstLine="720"/>
        <w:jc w:val="left"/>
      </w:pPr>
      <w:bookmarkStart w:id="21" w:name="_heading=h.4d34og8" w:colFirst="0" w:colLast="0"/>
      <w:bookmarkStart w:id="22" w:name="_Toc74560141"/>
      <w:bookmarkStart w:id="23" w:name="_Toc74560300"/>
      <w:bookmarkEnd w:id="21"/>
      <w:r>
        <w:t>1.2 Сходства и отличия вейвлет преобразования в сравнении с оконным преобразованием Фурье</w:t>
      </w:r>
      <w:bookmarkEnd w:id="22"/>
      <w:bookmarkEnd w:id="23"/>
    </w:p>
    <w:p w14:paraId="000000CA" w14:textId="77777777" w:rsidR="00C5037E" w:rsidRDefault="00C5037E">
      <w:pPr>
        <w:spacing w:line="360" w:lineRule="auto"/>
        <w:rPr>
          <w:color w:val="000000"/>
          <w:sz w:val="28"/>
          <w:szCs w:val="28"/>
        </w:rPr>
      </w:pPr>
    </w:p>
    <w:p w14:paraId="000000CB" w14:textId="77777777" w:rsidR="00C5037E" w:rsidRDefault="00E71261" w:rsidP="00DF3475">
      <w:pPr>
        <w:spacing w:line="360" w:lineRule="auto"/>
        <w:jc w:val="both"/>
        <w:rPr>
          <w:color w:val="000000"/>
          <w:sz w:val="28"/>
          <w:szCs w:val="28"/>
        </w:rPr>
      </w:pPr>
      <w:r>
        <w:rPr>
          <w:color w:val="000000"/>
          <w:sz w:val="28"/>
          <w:szCs w:val="28"/>
        </w:rPr>
        <w:t>При использовании вейвлет-преобразование получается похожее частотно-временное описание. Отличие составляют некоторые значительные особенности. Формулы, аналогичные (1.1), (1.2), выглядят следующим образом:</w:t>
      </w:r>
    </w:p>
    <w:p w14:paraId="000000CC" w14:textId="77777777" w:rsidR="00C5037E" w:rsidRDefault="00B26CE1">
      <w:pPr>
        <w:spacing w:line="360" w:lineRule="auto"/>
        <w:jc w:val="center"/>
        <w:rPr>
          <w:color w:val="000000"/>
          <w:sz w:val="28"/>
          <w:szCs w:val="28"/>
        </w:rPr>
      </w:pPr>
      <m:oMath>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Tf</m:t>
            </m:r>
          </m:e>
        </m:d>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a,b</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m:t>
                </m:r>
              </m:e>
            </m:d>
          </m:e>
          <m:sup>
            <m:r>
              <w:rPr>
                <w:rFonts w:ascii="Cambria Math" w:eastAsia="Cambria Math" w:hAnsi="Cambria Math" w:cs="Cambria Math"/>
                <w:color w:val="000000"/>
                <w:sz w:val="28"/>
                <w:szCs w:val="28"/>
              </w:rPr>
              <m:t>-1∕2</m:t>
            </m:r>
          </m:sup>
        </m:sSup>
        <m:r>
          <w:rPr>
            <w:rFonts w:ascii="Cambria Math" w:eastAsia="Cambria Math" w:hAnsi="Cambria Math" w:cs="Cambria Math"/>
            <w:color w:val="000000"/>
            <w:sz w:val="28"/>
            <w:szCs w:val="28"/>
          </w:rPr>
          <m:t>∫ⅆtf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t-b</m:t>
                </m:r>
              </m:num>
              <m:den>
                <m:r>
                  <w:rPr>
                    <w:rFonts w:ascii="Cambria Math" w:eastAsia="Cambria Math" w:hAnsi="Cambria Math" w:cs="Cambria Math"/>
                    <w:color w:val="000000"/>
                    <w:sz w:val="28"/>
                    <w:szCs w:val="28"/>
                  </w:rPr>
                  <m:t>a</m:t>
                </m:r>
              </m:den>
            </m:f>
          </m:e>
        </m:d>
      </m:oMath>
      <w:r w:rsidR="00E71261">
        <w:rPr>
          <w:color w:val="000000"/>
          <w:sz w:val="28"/>
          <w:szCs w:val="28"/>
        </w:rPr>
        <w:t xml:space="preserve">  (2.1)</w:t>
      </w:r>
    </w:p>
    <w:p w14:paraId="000000CD" w14:textId="77777777" w:rsidR="00C5037E" w:rsidRDefault="00C5037E">
      <w:pPr>
        <w:spacing w:line="360" w:lineRule="auto"/>
        <w:jc w:val="center"/>
        <w:rPr>
          <w:color w:val="000000"/>
          <w:sz w:val="28"/>
          <w:szCs w:val="28"/>
        </w:rPr>
      </w:pPr>
    </w:p>
    <w:p w14:paraId="000000CE" w14:textId="77777777" w:rsidR="00C5037E" w:rsidRDefault="00B26CE1">
      <w:pPr>
        <w:spacing w:line="360" w:lineRule="auto"/>
        <w:jc w:val="cente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T</m:t>
            </m:r>
          </m:e>
          <m:sub>
            <m:r>
              <w:rPr>
                <w:rFonts w:ascii="Cambria Math" w:eastAsia="Cambria Math" w:hAnsi="Cambria Math" w:cs="Cambria Math"/>
                <w:color w:val="000000"/>
                <w:sz w:val="28"/>
                <w:szCs w:val="28"/>
              </w:rPr>
              <m:t>m,n</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f</m:t>
            </m:r>
          </m:e>
        </m:d>
        <m:r>
          <w:rPr>
            <w:rFonts w:ascii="Cambria Math" w:eastAsia="Cambria Math" w:hAnsi="Cambria Math" w:cs="Cambria Math"/>
            <w:color w:val="000000"/>
            <w:sz w:val="28"/>
            <w:szCs w:val="28"/>
          </w:rPr>
          <m:t>=</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-m∕2</m:t>
            </m:r>
          </m:sup>
        </m:sSubSup>
        <m:r>
          <w:rPr>
            <w:rFonts w:ascii="Cambria Math" w:eastAsia="Cambria Math" w:hAnsi="Cambria Math" w:cs="Cambria Math"/>
            <w:color w:val="000000"/>
            <w:sz w:val="28"/>
            <w:szCs w:val="28"/>
          </w:rPr>
          <m:t>∫ⅆtf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m:t>
                </m:r>
              </m:sup>
            </m:sSubSup>
            <m:r>
              <w:rPr>
                <w:rFonts w:ascii="Cambria Math" w:eastAsia="Cambria Math" w:hAnsi="Cambria Math" w:cs="Cambria Math"/>
                <w:color w:val="000000"/>
                <w:sz w:val="28"/>
                <w:szCs w:val="28"/>
              </w:rPr>
              <m:t>t-n</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0</m:t>
                </m:r>
              </m:sub>
            </m:sSub>
          </m:e>
        </m:d>
      </m:oMath>
      <w:r w:rsidR="00E71261">
        <w:rPr>
          <w:color w:val="000000"/>
          <w:sz w:val="28"/>
          <w:szCs w:val="28"/>
        </w:rPr>
        <w:t xml:space="preserve"> (2.2)</w:t>
      </w:r>
    </w:p>
    <w:p w14:paraId="000000CF" w14:textId="77777777" w:rsidR="00C5037E" w:rsidRDefault="00C5037E">
      <w:pPr>
        <w:spacing w:line="360" w:lineRule="auto"/>
        <w:jc w:val="center"/>
        <w:rPr>
          <w:color w:val="000000"/>
          <w:sz w:val="28"/>
          <w:szCs w:val="28"/>
        </w:rPr>
      </w:pPr>
    </w:p>
    <w:p w14:paraId="000000D0" w14:textId="77777777" w:rsidR="00C5037E" w:rsidRDefault="00E71261">
      <w:pPr>
        <w:spacing w:line="360" w:lineRule="auto"/>
        <w:ind w:firstLine="708"/>
        <w:rPr>
          <w:color w:val="000000"/>
          <w:sz w:val="28"/>
          <w:szCs w:val="28"/>
        </w:rPr>
      </w:pPr>
      <w:r>
        <w:rPr>
          <w:color w:val="000000"/>
          <w:sz w:val="28"/>
          <w:szCs w:val="28"/>
        </w:rPr>
        <w:t xml:space="preserve">В обоих случаях мы предполагаем, что </w:t>
      </w:r>
      <m:oMath>
        <m:r>
          <w:rPr>
            <w:rFonts w:ascii="Cambria Math" w:hAnsi="Cambria Math"/>
          </w:rPr>
          <m:t>ψ</m:t>
        </m:r>
      </m:oMath>
      <w:r>
        <w:rPr>
          <w:color w:val="000000"/>
          <w:sz w:val="28"/>
          <w:szCs w:val="28"/>
        </w:rPr>
        <w:t xml:space="preserve"> удовлетворяет условию</w:t>
      </w:r>
    </w:p>
    <w:p w14:paraId="000000D1" w14:textId="77777777" w:rsidR="00C5037E" w:rsidRDefault="00C5037E">
      <w:pPr>
        <w:spacing w:line="360" w:lineRule="auto"/>
        <w:rPr>
          <w:color w:val="000000"/>
          <w:sz w:val="28"/>
          <w:szCs w:val="28"/>
        </w:rPr>
      </w:pPr>
    </w:p>
    <w:p w14:paraId="000000D2" w14:textId="77777777" w:rsidR="00C5037E" w:rsidRDefault="00E71261">
      <w:pPr>
        <w:spacing w:line="360" w:lineRule="auto"/>
        <w:jc w:val="center"/>
        <w:rPr>
          <w:color w:val="000000"/>
          <w:sz w:val="28"/>
          <w:szCs w:val="28"/>
        </w:rPr>
      </w:pPr>
      <m:oMath>
        <m:r>
          <w:rPr>
            <w:rFonts w:ascii="Cambria Math" w:eastAsia="Cambria Math" w:hAnsi="Cambria Math" w:cs="Cambria Math"/>
            <w:color w:val="000000"/>
            <w:sz w:val="28"/>
            <w:szCs w:val="28"/>
          </w:rPr>
          <m:t>∫ⅆtψ</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=0</m:t>
        </m:r>
      </m:oMath>
      <w:r>
        <w:rPr>
          <w:color w:val="000000"/>
          <w:sz w:val="28"/>
          <w:szCs w:val="28"/>
        </w:rPr>
        <w:t xml:space="preserve">  (2.3)</w:t>
      </w:r>
    </w:p>
    <w:p w14:paraId="000000D3" w14:textId="77777777" w:rsidR="00C5037E" w:rsidRDefault="00C5037E">
      <w:pPr>
        <w:spacing w:line="360" w:lineRule="auto"/>
        <w:rPr>
          <w:color w:val="000000"/>
          <w:sz w:val="28"/>
          <w:szCs w:val="28"/>
        </w:rPr>
      </w:pPr>
    </w:p>
    <w:p w14:paraId="000000D4" w14:textId="77777777" w:rsidR="00C5037E" w:rsidRDefault="00E71261" w:rsidP="00DF3475">
      <w:pPr>
        <w:spacing w:line="360" w:lineRule="auto"/>
        <w:ind w:firstLine="708"/>
        <w:jc w:val="both"/>
        <w:rPr>
          <w:color w:val="000000"/>
          <w:sz w:val="28"/>
          <w:szCs w:val="28"/>
        </w:rPr>
      </w:pPr>
      <w:r>
        <w:rPr>
          <w:color w:val="000000"/>
          <w:sz w:val="28"/>
          <w:szCs w:val="28"/>
        </w:rPr>
        <w:t>Из формулы (2.1) получаем формулу (2.2), основываясь на том, что а, b принимают только определенные дискретные значения: а = а</w:t>
      </w:r>
      <w:r>
        <w:rPr>
          <w:color w:val="000000"/>
          <w:sz w:val="28"/>
          <w:szCs w:val="28"/>
          <w:vertAlign w:val="subscript"/>
        </w:rPr>
        <w:t>0</w:t>
      </w:r>
      <w:r>
        <w:rPr>
          <w:color w:val="000000"/>
          <w:sz w:val="28"/>
          <w:szCs w:val="28"/>
          <w:vertAlign w:val="superscript"/>
        </w:rPr>
        <w:t>m</w:t>
      </w:r>
      <w:r>
        <w:rPr>
          <w:color w:val="000000"/>
          <w:sz w:val="28"/>
          <w:szCs w:val="28"/>
        </w:rPr>
        <w:t>, b = nb</w:t>
      </w:r>
      <w:r>
        <w:rPr>
          <w:color w:val="000000"/>
          <w:sz w:val="28"/>
          <w:szCs w:val="28"/>
          <w:vertAlign w:val="subscript"/>
        </w:rPr>
        <w:t>0</w:t>
      </w:r>
      <w:r>
        <w:rPr>
          <w:color w:val="000000"/>
          <w:sz w:val="28"/>
          <w:szCs w:val="28"/>
        </w:rPr>
        <w:t>a</w:t>
      </w:r>
      <w:r>
        <w:rPr>
          <w:color w:val="000000"/>
          <w:sz w:val="28"/>
          <w:szCs w:val="28"/>
          <w:vertAlign w:val="subscript"/>
        </w:rPr>
        <w:t>0</w:t>
      </w:r>
      <w:r>
        <w:rPr>
          <w:color w:val="000000"/>
          <w:sz w:val="28"/>
          <w:szCs w:val="28"/>
          <w:vertAlign w:val="superscript"/>
        </w:rPr>
        <w:t>m</w:t>
      </w:r>
      <w:r>
        <w:rPr>
          <w:color w:val="000000"/>
          <w:sz w:val="28"/>
          <w:szCs w:val="28"/>
        </w:rPr>
        <w:t>, m, n пробегают значения из Z, величины a</w:t>
      </w:r>
      <w:proofErr w:type="gramStart"/>
      <w:r>
        <w:rPr>
          <w:color w:val="000000"/>
          <w:sz w:val="28"/>
          <w:szCs w:val="28"/>
          <w:vertAlign w:val="subscript"/>
        </w:rPr>
        <w:t xml:space="preserve">0 </w:t>
      </w:r>
      <w:r>
        <w:rPr>
          <w:color w:val="000000"/>
          <w:sz w:val="28"/>
          <w:szCs w:val="28"/>
        </w:rPr>
        <w:t>&gt;</w:t>
      </w:r>
      <w:proofErr w:type="gramEnd"/>
      <w:r>
        <w:rPr>
          <w:color w:val="000000"/>
          <w:sz w:val="28"/>
          <w:szCs w:val="28"/>
        </w:rPr>
        <w:t xml:space="preserve"> 1, b</w:t>
      </w:r>
      <w:r>
        <w:rPr>
          <w:color w:val="000000"/>
          <w:sz w:val="28"/>
          <w:szCs w:val="28"/>
          <w:vertAlign w:val="subscript"/>
        </w:rPr>
        <w:t>0</w:t>
      </w:r>
      <w:r>
        <w:rPr>
          <w:color w:val="000000"/>
          <w:sz w:val="28"/>
          <w:szCs w:val="28"/>
        </w:rPr>
        <w:t xml:space="preserve"> &gt; 0 — фиксированные. Также сразу заметно одно очевидное сходство преобразования Фурье и вейвлет преобразования. Описанные выше формулы (1.1) и (2.1) являются обычным скалярным произведением f и семейства функций, у которых имеются два индекса,</w:t>
      </w:r>
    </w:p>
    <w:p w14:paraId="000000D5" w14:textId="77777777" w:rsidR="00C5037E" w:rsidRDefault="00B26CE1">
      <w:pPr>
        <w:spacing w:line="360" w:lineRule="auto"/>
        <w:jc w:val="cente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g</m:t>
            </m:r>
          </m:e>
          <m:sub>
            <m:r>
              <w:rPr>
                <w:rFonts w:ascii="Cambria Math" w:eastAsia="Cambria Math" w:hAnsi="Cambria Math" w:cs="Cambria Math"/>
                <w:color w:val="000000"/>
                <w:sz w:val="28"/>
                <w:szCs w:val="28"/>
              </w:rPr>
              <m:t>ω,t</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ⅈωs</m:t>
            </m:r>
          </m:sup>
        </m:sSup>
        <m:r>
          <w:rPr>
            <w:rFonts w:ascii="Cambria Math" w:eastAsia="Cambria Math" w:hAnsi="Cambria Math" w:cs="Cambria Math"/>
            <w:color w:val="000000"/>
            <w:sz w:val="28"/>
            <w:szCs w:val="28"/>
          </w:rPr>
          <m:t>g</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s-t</m:t>
            </m:r>
          </m:e>
        </m:d>
      </m:oMath>
      <w:r w:rsidR="00E71261">
        <w:rPr>
          <w:color w:val="000000"/>
          <w:sz w:val="28"/>
          <w:szCs w:val="28"/>
        </w:rPr>
        <w:t xml:space="preserve"> для (1.1)</w:t>
      </w:r>
    </w:p>
    <w:p w14:paraId="000000D6" w14:textId="77777777" w:rsidR="00C5037E" w:rsidRDefault="00C5037E">
      <w:pPr>
        <w:spacing w:line="360" w:lineRule="auto"/>
        <w:jc w:val="center"/>
        <w:rPr>
          <w:color w:val="000000"/>
          <w:sz w:val="28"/>
          <w:szCs w:val="28"/>
        </w:rPr>
      </w:pPr>
    </w:p>
    <w:p w14:paraId="000000D7" w14:textId="77777777" w:rsidR="00C5037E" w:rsidRDefault="00B26CE1">
      <w:pPr>
        <w:spacing w:line="360" w:lineRule="auto"/>
        <w:jc w:val="center"/>
        <w:rPr>
          <w:color w:val="000000"/>
          <w:sz w:val="28"/>
          <w:szCs w:val="28"/>
        </w:rPr>
      </w:pP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m:t>
                </m:r>
              </m:e>
            </m:d>
          </m:e>
          <m:sup>
            <m:r>
              <w:rPr>
                <w:rFonts w:ascii="Cambria Math" w:eastAsia="Cambria Math" w:hAnsi="Cambria Math" w:cs="Cambria Math"/>
                <w:color w:val="000000"/>
                <w:sz w:val="28"/>
                <w:szCs w:val="28"/>
              </w:rPr>
              <m:t>-1∕2</m:t>
            </m:r>
          </m:sup>
        </m:sSup>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s-b</m:t>
                </m:r>
              </m:num>
              <m:den>
                <m:r>
                  <w:rPr>
                    <w:rFonts w:ascii="Cambria Math" w:eastAsia="Cambria Math" w:hAnsi="Cambria Math" w:cs="Cambria Math"/>
                    <w:color w:val="000000"/>
                    <w:sz w:val="28"/>
                    <w:szCs w:val="28"/>
                  </w:rPr>
                  <m:t>a</m:t>
                </m:r>
              </m:den>
            </m:f>
          </m:e>
        </m:d>
      </m:oMath>
      <w:r w:rsidR="00E71261">
        <w:rPr>
          <w:color w:val="000000"/>
          <w:sz w:val="28"/>
          <w:szCs w:val="28"/>
        </w:rPr>
        <w:t xml:space="preserve"> для (2.1).</w:t>
      </w:r>
    </w:p>
    <w:p w14:paraId="000000D8" w14:textId="6987C6AB" w:rsidR="00C5037E" w:rsidRDefault="00E71261" w:rsidP="00DF3475">
      <w:pPr>
        <w:spacing w:line="360" w:lineRule="auto"/>
        <w:ind w:firstLine="708"/>
        <w:jc w:val="both"/>
        <w:rPr>
          <w:color w:val="000000"/>
          <w:sz w:val="28"/>
          <w:szCs w:val="28"/>
        </w:rPr>
      </w:pPr>
      <w:r>
        <w:rPr>
          <w:color w:val="000000"/>
          <w:sz w:val="28"/>
          <w:szCs w:val="28"/>
        </w:rPr>
        <w:t xml:space="preserve">Функцию </w:t>
      </w:r>
      <m:oMath>
        <m:r>
          <w:rPr>
            <w:rFonts w:ascii="Cambria Math" w:hAnsi="Cambria Math"/>
          </w:rPr>
          <m:t>ψ</m:t>
        </m:r>
      </m:oMath>
      <w:r>
        <w:rPr>
          <w:color w:val="000000"/>
          <w:sz w:val="28"/>
          <w:szCs w:val="28"/>
        </w:rPr>
        <w:t xml:space="preserve"> имеет особое название - «материнский вейвлет». В свою очередь функции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Pr>
          <w:color w:val="000000"/>
          <w:sz w:val="28"/>
          <w:szCs w:val="28"/>
        </w:rPr>
        <w:t xml:space="preserve"> называются «вейвлетами». (Заметим, что </w:t>
      </w:r>
      <m:oMath>
        <m:r>
          <w:rPr>
            <w:rFonts w:ascii="Cambria Math" w:hAnsi="Cambria Math"/>
          </w:rPr>
          <m:t>ψ</m:t>
        </m:r>
      </m:oMath>
      <w:r>
        <w:rPr>
          <w:color w:val="000000"/>
          <w:sz w:val="28"/>
          <w:szCs w:val="28"/>
        </w:rPr>
        <w:t xml:space="preserve"> и g неявно подразумеваются вещественными, хотя это не</w:t>
      </w:r>
      <w:r w:rsidR="00A956D9">
        <w:rPr>
          <w:color w:val="000000"/>
          <w:sz w:val="28"/>
          <w:szCs w:val="28"/>
        </w:rPr>
        <w:t xml:space="preserve"> </w:t>
      </w:r>
      <w:r>
        <w:rPr>
          <w:color w:val="000000"/>
          <w:sz w:val="28"/>
          <w:szCs w:val="28"/>
        </w:rPr>
        <w:t xml:space="preserve">оказывает никакого значительного влияния). Если же они не вещественные, то необходимо </w:t>
      </w:r>
      <w:r>
        <w:rPr>
          <w:color w:val="000000"/>
          <w:sz w:val="28"/>
          <w:szCs w:val="28"/>
        </w:rPr>
        <w:lastRenderedPageBreak/>
        <w:t xml:space="preserve">воспользоваться комплексным сопряжением в (1.1), (2.1). Обычно в качестве </w:t>
      </w:r>
      <m:oMath>
        <m:r>
          <w:rPr>
            <w:rFonts w:ascii="Cambria Math" w:hAnsi="Cambria Math"/>
          </w:rPr>
          <m:t>ψ</m:t>
        </m:r>
      </m:oMath>
      <w:r>
        <w:rPr>
          <w:color w:val="000000"/>
          <w:sz w:val="28"/>
          <w:szCs w:val="28"/>
        </w:rPr>
        <w:t xml:space="preserve"> используют </w:t>
      </w:r>
      <m:oMath>
        <m:r>
          <w:rPr>
            <w:rFonts w:ascii="Cambria Math" w:eastAsia="Cambria Math" w:hAnsi="Cambria Math" w:cs="Cambria Math"/>
            <w:color w:val="000000"/>
            <w:sz w:val="28"/>
            <w:szCs w:val="28"/>
          </w:rPr>
          <m:t>вторую производную функции Гаусса ψ</m:t>
        </m:r>
      </m:oMath>
      <w:r>
        <w:rPr>
          <w:color w:val="000000"/>
          <w:sz w:val="28"/>
          <w:szCs w:val="28"/>
        </w:rPr>
        <w:t>(t) = (1- t</w:t>
      </w:r>
      <w:proofErr w:type="gramStart"/>
      <w:r>
        <w:rPr>
          <w:color w:val="000000"/>
          <w:sz w:val="28"/>
          <w:szCs w:val="28"/>
          <w:vertAlign w:val="superscript"/>
        </w:rPr>
        <w:t>2</w:t>
      </w:r>
      <w:r>
        <w:rPr>
          <w:color w:val="000000"/>
          <w:sz w:val="28"/>
          <w:szCs w:val="28"/>
        </w:rPr>
        <w:t>)</w:t>
      </w:r>
      <w:proofErr w:type="spellStart"/>
      <w:r>
        <w:rPr>
          <w:color w:val="000000"/>
          <w:sz w:val="28"/>
          <w:szCs w:val="28"/>
        </w:rPr>
        <w:t>exp</w:t>
      </w:r>
      <w:proofErr w:type="spellEnd"/>
      <w:proofErr w:type="gramEnd"/>
      <w:r>
        <w:rPr>
          <w:color w:val="000000"/>
          <w:sz w:val="28"/>
          <w:szCs w:val="28"/>
        </w:rPr>
        <w:t>(- t</w:t>
      </w:r>
      <w:r>
        <w:rPr>
          <w:color w:val="000000"/>
          <w:sz w:val="28"/>
          <w:szCs w:val="28"/>
          <w:vertAlign w:val="superscript"/>
        </w:rPr>
        <w:t>2</w:t>
      </w:r>
      <w:r>
        <w:rPr>
          <w:color w:val="000000"/>
          <w:sz w:val="28"/>
          <w:szCs w:val="28"/>
        </w:rPr>
        <w:t xml:space="preserve">/2). </w:t>
      </w:r>
    </w:p>
    <w:p w14:paraId="000000D9" w14:textId="77777777" w:rsidR="00C5037E" w:rsidRDefault="00E71261" w:rsidP="00DF3475">
      <w:pPr>
        <w:spacing w:line="360" w:lineRule="auto"/>
        <w:ind w:firstLine="708"/>
        <w:jc w:val="both"/>
        <w:rPr>
          <w:color w:val="000000"/>
          <w:sz w:val="28"/>
          <w:szCs w:val="28"/>
        </w:rPr>
      </w:pPr>
      <w:r>
        <w:rPr>
          <w:color w:val="000000"/>
          <w:sz w:val="28"/>
          <w:szCs w:val="28"/>
        </w:rPr>
        <w:t xml:space="preserve">Данная конструкция имеет название мексиканская шляпа из-за того, что если построить график, то его форма похожа на мексиканскую шляпу. Данная функция локализована во времени и в пространстве хорошо и удовлетворяет (2.3). </w:t>
      </w:r>
    </w:p>
    <w:p w14:paraId="000000DA" w14:textId="31664A1F" w:rsidR="00C5037E" w:rsidRDefault="00B26CE1" w:rsidP="00DF3475">
      <w:pPr>
        <w:spacing w:line="360" w:lineRule="auto"/>
        <w:ind w:firstLine="708"/>
        <w:jc w:val="both"/>
        <w:rPr>
          <w:color w:val="000000"/>
          <w:sz w:val="28"/>
          <w:szCs w:val="28"/>
        </w:rPr>
      </w:pP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a,o</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5</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m:t>
                </m:r>
              </m:e>
            </m:d>
          </m:e>
          <m:sup>
            <m:r>
              <w:rPr>
                <w:rFonts w:ascii="Cambria Math" w:eastAsia="Cambria Math" w:hAnsi="Cambria Math" w:cs="Cambria Math"/>
                <w:color w:val="000000"/>
                <w:sz w:val="28"/>
                <w:szCs w:val="28"/>
              </w:rPr>
              <m:t>-1∕2</m:t>
            </m:r>
          </m:sup>
        </m:sSup>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s∕a</m:t>
            </m:r>
          </m:e>
        </m:d>
      </m:oMath>
      <w:r w:rsidR="00E71261">
        <w:rPr>
          <w:color w:val="000000"/>
          <w:sz w:val="28"/>
          <w:szCs w:val="28"/>
        </w:rPr>
        <w:t xml:space="preserve"> меняет свою частоту, когда па</w:t>
      </w:r>
      <w:r w:rsidR="00744DDA">
        <w:rPr>
          <w:color w:val="000000"/>
          <w:sz w:val="28"/>
          <w:szCs w:val="28"/>
        </w:rPr>
        <w:t>р</w:t>
      </w:r>
      <w:r w:rsidR="00E71261">
        <w:rPr>
          <w:color w:val="000000"/>
          <w:sz w:val="28"/>
          <w:szCs w:val="28"/>
        </w:rPr>
        <w:t xml:space="preserve">аметр а изменяет свои значения. Происходит это следующим образом: малые параметры |а| соответствуют высоким частотам или очень мелкому масштабу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a,o</m:t>
            </m:r>
          </m:sub>
        </m:sSub>
        <m:r>
          <w:rPr>
            <w:rFonts w:ascii="Cambria Math" w:eastAsia="Cambria Math" w:hAnsi="Cambria Math" w:cs="Cambria Math"/>
            <w:color w:val="000000"/>
            <w:sz w:val="28"/>
            <w:szCs w:val="28"/>
          </w:rPr>
          <m:t>;</m:t>
        </m:r>
      </m:oMath>
      <w:r w:rsidR="00E71261">
        <w:rPr>
          <w:color w:val="000000"/>
          <w:sz w:val="28"/>
          <w:szCs w:val="28"/>
        </w:rPr>
        <w:t xml:space="preserve">большие значения масштабирующего параметра |a| соответствуют малым частотам или большому масштабу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a,o</m:t>
            </m:r>
          </m:sub>
        </m:sSub>
      </m:oMath>
      <w:r w:rsidR="00E71261">
        <w:rPr>
          <w:color w:val="000000"/>
          <w:sz w:val="28"/>
          <w:szCs w:val="28"/>
        </w:rPr>
        <w:t xml:space="preserve">. Cмещение центра временной локализации возможно с помощью изменения параметра b: каждая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a,o</m:t>
            </m:r>
          </m:sub>
        </m:sSub>
        <m:r>
          <w:rPr>
            <w:rFonts w:ascii="Cambria Math" w:eastAsia="Cambria Math" w:hAnsi="Cambria Math" w:cs="Cambria Math"/>
            <w:color w:val="000000"/>
            <w:sz w:val="28"/>
            <w:szCs w:val="28"/>
          </w:rPr>
          <m:t>(</m:t>
        </m:r>
      </m:oMath>
      <w:r w:rsidR="00E71261">
        <w:rPr>
          <w:color w:val="000000"/>
          <w:sz w:val="28"/>
          <w:szCs w:val="28"/>
        </w:rPr>
        <w:t xml:space="preserve">s) локализована около s = b. Из этого следует что, </w:t>
      </w:r>
    </w:p>
    <w:p w14:paraId="000000DB" w14:textId="77777777" w:rsidR="00C5037E" w:rsidRDefault="00B26CE1">
      <w:pPr>
        <w:spacing w:line="360" w:lineRule="auto"/>
        <w:jc w:val="center"/>
        <w:rPr>
          <w:color w:val="000000"/>
          <w:sz w:val="28"/>
          <w:szCs w:val="28"/>
        </w:rPr>
      </w:pPr>
      <m:oMath>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Tf</m:t>
            </m:r>
          </m:e>
        </m:d>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a,b</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m:t>
                </m:r>
              </m:e>
            </m:d>
          </m:e>
          <m:sup>
            <m:r>
              <w:rPr>
                <w:rFonts w:ascii="Cambria Math" w:eastAsia="Cambria Math" w:hAnsi="Cambria Math" w:cs="Cambria Math"/>
                <w:color w:val="000000"/>
                <w:sz w:val="28"/>
                <w:szCs w:val="28"/>
              </w:rPr>
              <m:t>-1∕2</m:t>
            </m:r>
          </m:sup>
        </m:sSup>
        <m:r>
          <w:rPr>
            <w:rFonts w:ascii="Cambria Math" w:eastAsia="Cambria Math" w:hAnsi="Cambria Math" w:cs="Cambria Math"/>
            <w:color w:val="000000"/>
            <w:sz w:val="28"/>
            <w:szCs w:val="28"/>
          </w:rPr>
          <m:t>∫ⅆtf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t-b</m:t>
                </m:r>
              </m:num>
              <m:den>
                <m:r>
                  <w:rPr>
                    <w:rFonts w:ascii="Cambria Math" w:eastAsia="Cambria Math" w:hAnsi="Cambria Math" w:cs="Cambria Math"/>
                    <w:color w:val="000000"/>
                    <w:sz w:val="28"/>
                    <w:szCs w:val="28"/>
                  </w:rPr>
                  <m:t>a</m:t>
                </m:r>
              </m:den>
            </m:f>
          </m:e>
        </m:d>
      </m:oMath>
      <w:r w:rsidR="00E71261">
        <w:rPr>
          <w:color w:val="000000"/>
          <w:sz w:val="28"/>
          <w:szCs w:val="28"/>
        </w:rPr>
        <w:t xml:space="preserve">  (2.1)</w:t>
      </w:r>
    </w:p>
    <w:p w14:paraId="000000DC" w14:textId="77777777" w:rsidR="00C5037E" w:rsidRDefault="00E71261">
      <w:pPr>
        <w:spacing w:line="360" w:lineRule="auto"/>
        <w:jc w:val="center"/>
        <w:rPr>
          <w:color w:val="000000"/>
          <w:sz w:val="28"/>
          <w:szCs w:val="28"/>
        </w:rPr>
      </w:pPr>
      <w:r>
        <w:rPr>
          <w:color w:val="000000"/>
          <w:sz w:val="28"/>
          <w:szCs w:val="28"/>
        </w:rPr>
        <w:t xml:space="preserve"> </w:t>
      </w:r>
    </w:p>
    <w:p w14:paraId="000000DD" w14:textId="77777777" w:rsidR="00C5037E" w:rsidRDefault="00B26CE1">
      <w:pPr>
        <w:jc w:val="center"/>
        <w:rPr>
          <w:rFonts w:ascii="Cambria Math" w:eastAsia="Cambria Math" w:hAnsi="Cambria Math" w:cs="Cambria Math"/>
          <w:color w:val="000000"/>
          <w:sz w:val="28"/>
          <w:szCs w:val="28"/>
        </w:rPr>
      </w:pPr>
      <m:oMathPara>
        <m:oMath>
          <m:d>
            <m:dPr>
              <m:ctrlPr>
                <w:rPr>
                  <w:rFonts w:ascii="Cambria Math" w:eastAsia="Cambria Math" w:hAnsi="Cambria Math" w:cs="Cambria Math"/>
                  <w:color w:val="000000"/>
                  <w:sz w:val="28"/>
                  <w:szCs w:val="28"/>
                </w:rPr>
              </m:ctrlPr>
            </m:d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Ok</m:t>
                  </m:r>
                </m:sup>
              </m:sSup>
              <m:r>
                <w:rPr>
                  <w:rFonts w:ascii="Cambria Math" w:eastAsia="Cambria Math" w:hAnsi="Cambria Math" w:cs="Cambria Math"/>
                  <w:color w:val="000000"/>
                  <w:sz w:val="28"/>
                  <w:szCs w:val="28"/>
                </w:rPr>
                <m:t>f</m:t>
              </m:r>
            </m:e>
          </m:d>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ω,t</m:t>
              </m:r>
            </m:e>
          </m:d>
          <m:r>
            <w:rPr>
              <w:rFonts w:ascii="Cambria Math" w:eastAsia="Cambria Math" w:hAnsi="Cambria Math" w:cs="Cambria Math"/>
              <w:color w:val="000000"/>
              <w:sz w:val="28"/>
              <w:szCs w:val="28"/>
            </w:rPr>
            <m:t>=∫ⅆsf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m:t>
              </m:r>
            </m:e>
          </m:d>
          <m:r>
            <w:rPr>
              <w:rFonts w:ascii="Cambria Math" w:eastAsia="Cambria Math" w:hAnsi="Cambria Math" w:cs="Cambria Math"/>
              <w:color w:val="000000"/>
              <w:sz w:val="28"/>
              <w:szCs w:val="28"/>
            </w:rPr>
            <m:t>g</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s-t</m:t>
              </m:r>
            </m:e>
          </m:d>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-ⅈωS</m:t>
              </m:r>
            </m:sup>
          </m:sSup>
          <m:r>
            <w:rPr>
              <w:rFonts w:ascii="Cambria Math" w:eastAsia="Cambria Math" w:hAnsi="Cambria Math" w:cs="Cambria Math"/>
              <w:color w:val="000000"/>
              <w:sz w:val="28"/>
              <w:szCs w:val="28"/>
            </w:rPr>
            <m:t xml:space="preserve"> (1.1)</m:t>
          </m:r>
        </m:oMath>
      </m:oMathPara>
    </w:p>
    <w:p w14:paraId="000000DE" w14:textId="77777777" w:rsidR="00C5037E" w:rsidRDefault="00E71261">
      <w:pPr>
        <w:spacing w:line="360" w:lineRule="auto"/>
        <w:jc w:val="center"/>
        <w:rPr>
          <w:color w:val="000000"/>
          <w:sz w:val="28"/>
          <w:szCs w:val="28"/>
        </w:rPr>
      </w:pPr>
      <w:r>
        <w:rPr>
          <w:color w:val="000000"/>
          <w:sz w:val="28"/>
          <w:szCs w:val="28"/>
        </w:rPr>
        <w:t xml:space="preserve">                                                                              </w:t>
      </w:r>
    </w:p>
    <w:p w14:paraId="000000DF" w14:textId="77777777" w:rsidR="00C5037E" w:rsidRDefault="00E71261" w:rsidP="00DF3475">
      <w:pPr>
        <w:spacing w:line="360" w:lineRule="auto"/>
        <w:jc w:val="both"/>
        <w:rPr>
          <w:color w:val="000000"/>
          <w:sz w:val="28"/>
          <w:szCs w:val="28"/>
        </w:rPr>
      </w:pPr>
      <w:r>
        <w:rPr>
          <w:color w:val="000000"/>
          <w:sz w:val="28"/>
          <w:szCs w:val="28"/>
        </w:rPr>
        <w:t xml:space="preserve"> дают частотно-временное описание f. Также различие оконного преобразованием Фурье и вейвлет-преобразования заключается в форме анализирующих функций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g</m:t>
            </m:r>
          </m:e>
          <m:sub>
            <m:r>
              <w:rPr>
                <w:rFonts w:ascii="Cambria Math" w:eastAsia="Cambria Math" w:hAnsi="Cambria Math" w:cs="Cambria Math"/>
                <w:color w:val="000000"/>
                <w:sz w:val="28"/>
                <w:szCs w:val="28"/>
              </w:rPr>
              <m:t>ω,t</m:t>
            </m:r>
          </m:sub>
        </m:sSub>
      </m:oMath>
      <w:r>
        <w:rPr>
          <w:color w:val="000000"/>
          <w:sz w:val="28"/>
          <w:szCs w:val="28"/>
        </w:rPr>
        <w:t xml:space="preserve"> и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Pr>
          <w:color w:val="000000"/>
          <w:sz w:val="28"/>
          <w:szCs w:val="28"/>
        </w:rPr>
        <w:t>, которые отображены на рисунке ниже.</w:t>
      </w:r>
    </w:p>
    <w:p w14:paraId="000000E0" w14:textId="77777777" w:rsidR="00C5037E" w:rsidRDefault="00B26CE1">
      <w:pPr>
        <w:spacing w:line="360" w:lineRule="auto"/>
        <w:jc w:val="center"/>
        <w:rPr>
          <w:color w:val="000000"/>
          <w:sz w:val="28"/>
          <w:szCs w:val="28"/>
        </w:rPr>
      </w:pPr>
      <w:sdt>
        <w:sdtPr>
          <w:tag w:val="goog_rdk_28"/>
          <w:id w:val="-1155836450"/>
        </w:sdtPr>
        <w:sdtEndPr/>
        <w:sdtContent/>
      </w:sdt>
      <w:r w:rsidR="00E71261">
        <w:rPr>
          <w:noProof/>
          <w:color w:val="000000"/>
          <w:sz w:val="28"/>
          <w:szCs w:val="28"/>
        </w:rPr>
        <w:drawing>
          <wp:inline distT="0" distB="0" distL="0" distR="0" wp14:anchorId="1E309804" wp14:editId="5CF88C6A">
            <wp:extent cx="2719789" cy="2857500"/>
            <wp:effectExtent l="0" t="0" r="4445"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1"/>
                    <a:srcRect l="39816" t="24553" r="29450" b="22153"/>
                    <a:stretch/>
                  </pic:blipFill>
                  <pic:spPr bwMode="auto">
                    <a:xfrm>
                      <a:off x="0" y="0"/>
                      <a:ext cx="2724657" cy="2862615"/>
                    </a:xfrm>
                    <a:prstGeom prst="rect">
                      <a:avLst/>
                    </a:prstGeom>
                    <a:ln>
                      <a:noFill/>
                    </a:ln>
                    <a:extLst>
                      <a:ext uri="{53640926-AAD7-44D8-BBD7-CCE9431645EC}">
                        <a14:shadowObscured xmlns:a14="http://schemas.microsoft.com/office/drawing/2010/main"/>
                      </a:ext>
                    </a:extLst>
                  </pic:spPr>
                </pic:pic>
              </a:graphicData>
            </a:graphic>
          </wp:inline>
        </w:drawing>
      </w:r>
    </w:p>
    <w:p w14:paraId="000000E1" w14:textId="689D0800" w:rsidR="00C5037E" w:rsidRDefault="00E71261">
      <w:pPr>
        <w:spacing w:line="360" w:lineRule="auto"/>
        <w:rPr>
          <w:color w:val="000000"/>
          <w:sz w:val="28"/>
          <w:szCs w:val="28"/>
        </w:rPr>
      </w:pPr>
      <w:r w:rsidRPr="00E07561">
        <w:rPr>
          <w:color w:val="000000"/>
          <w:sz w:val="28"/>
          <w:szCs w:val="28"/>
        </w:rPr>
        <w:t>Рис</w:t>
      </w:r>
      <w:r w:rsidR="00E07561" w:rsidRPr="00E07561">
        <w:rPr>
          <w:sz w:val="28"/>
          <w:szCs w:val="28"/>
        </w:rPr>
        <w:t>унок</w:t>
      </w:r>
      <w:r w:rsidR="00E07561">
        <w:t xml:space="preserve"> </w:t>
      </w:r>
      <w:r>
        <w:rPr>
          <w:color w:val="000000"/>
          <w:sz w:val="28"/>
          <w:szCs w:val="28"/>
        </w:rPr>
        <w:t>1.1</w:t>
      </w:r>
      <w:r w:rsidR="00E07561">
        <w:rPr>
          <w:color w:val="000000"/>
          <w:sz w:val="28"/>
          <w:szCs w:val="28"/>
        </w:rPr>
        <w:t xml:space="preserve"> -</w:t>
      </w:r>
      <w:r>
        <w:rPr>
          <w:color w:val="000000"/>
          <w:sz w:val="28"/>
          <w:szCs w:val="28"/>
        </w:rPr>
        <w:t xml:space="preserve"> Обычные очертания (а) функций оконного преобразования Фурье </w:t>
      </w:r>
    </w:p>
    <w:p w14:paraId="000000E2" w14:textId="77777777" w:rsidR="00C5037E" w:rsidRDefault="00B26CE1">
      <w:pPr>
        <w:spacing w:line="360" w:lineRule="auto"/>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g</m:t>
            </m:r>
          </m:e>
          <m:sub>
            <m:r>
              <w:rPr>
                <w:rFonts w:ascii="Cambria Math" w:eastAsia="Cambria Math" w:hAnsi="Cambria Math" w:cs="Cambria Math"/>
                <w:color w:val="000000"/>
                <w:sz w:val="28"/>
                <w:szCs w:val="28"/>
              </w:rPr>
              <m:t>ω,t</m:t>
            </m:r>
          </m:sub>
        </m:sSub>
      </m:oMath>
      <w:r w:rsidR="00E71261">
        <w:rPr>
          <w:color w:val="000000"/>
          <w:sz w:val="28"/>
          <w:szCs w:val="28"/>
        </w:rPr>
        <w:t xml:space="preserve"> и (б) вейвлетов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sidR="00E71261">
        <w:rPr>
          <w:color w:val="000000"/>
          <w:sz w:val="28"/>
          <w:szCs w:val="28"/>
        </w:rPr>
        <w:t xml:space="preserve">. Функции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g</m:t>
            </m:r>
          </m:e>
          <m:sub>
            <m:r>
              <w:rPr>
                <w:rFonts w:ascii="Cambria Math" w:eastAsia="Cambria Math" w:hAnsi="Cambria Math" w:cs="Cambria Math"/>
                <w:color w:val="000000"/>
                <w:sz w:val="28"/>
                <w:szCs w:val="28"/>
              </w:rPr>
              <m:t>ω,t</m:t>
            </m:r>
          </m:sub>
        </m:sSub>
      </m:oMath>
      <w:r w:rsidR="00E71261">
        <w:rPr>
          <w:color w:val="000000"/>
          <w:sz w:val="28"/>
          <w:szCs w:val="28"/>
        </w:rPr>
        <w:t xml:space="preserve"> можно рассматривать как сдвиги </w:t>
      </w:r>
    </w:p>
    <w:p w14:paraId="000000E3" w14:textId="77777777" w:rsidR="00C5037E" w:rsidRDefault="00E71261">
      <w:pPr>
        <w:spacing w:line="360" w:lineRule="auto"/>
        <w:rPr>
          <w:color w:val="000000"/>
          <w:sz w:val="28"/>
          <w:szCs w:val="28"/>
        </w:rPr>
      </w:pPr>
      <w:r>
        <w:rPr>
          <w:color w:val="000000"/>
          <w:sz w:val="28"/>
          <w:szCs w:val="28"/>
        </w:rPr>
        <w:t xml:space="preserve">функции-оболочки g, «заполненной» высокочастотными осцилляциями;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Pr>
          <w:color w:val="000000"/>
          <w:sz w:val="28"/>
          <w:szCs w:val="28"/>
        </w:rPr>
        <w:t xml:space="preserve"> </w:t>
      </w:r>
    </w:p>
    <w:p w14:paraId="000000E4" w14:textId="77777777" w:rsidR="00C5037E" w:rsidRDefault="00E71261">
      <w:pPr>
        <w:spacing w:line="360" w:lineRule="auto"/>
        <w:rPr>
          <w:color w:val="000000"/>
          <w:sz w:val="28"/>
          <w:szCs w:val="28"/>
        </w:rPr>
      </w:pPr>
      <w:r>
        <w:rPr>
          <w:color w:val="000000"/>
          <w:sz w:val="28"/>
          <w:szCs w:val="28"/>
        </w:rPr>
        <w:t>представляют собой копии одной и той же функции, сдвинутой и сжатой или растянутой</w:t>
      </w:r>
    </w:p>
    <w:p w14:paraId="000000E5" w14:textId="77777777" w:rsidR="00C5037E" w:rsidRDefault="00C5037E">
      <w:pPr>
        <w:spacing w:line="360" w:lineRule="auto"/>
        <w:rPr>
          <w:color w:val="000000"/>
          <w:sz w:val="28"/>
          <w:szCs w:val="28"/>
        </w:rPr>
      </w:pPr>
    </w:p>
    <w:p w14:paraId="000000E6" w14:textId="48DA693D" w:rsidR="00C5037E" w:rsidRDefault="00E71261" w:rsidP="00DF3475">
      <w:pPr>
        <w:spacing w:line="360" w:lineRule="auto"/>
        <w:ind w:firstLine="708"/>
        <w:jc w:val="both"/>
        <w:rPr>
          <w:color w:val="000000"/>
          <w:sz w:val="28"/>
          <w:szCs w:val="28"/>
        </w:rPr>
      </w:pPr>
      <w:r>
        <w:rPr>
          <w:color w:val="000000"/>
          <w:sz w:val="28"/>
          <w:szCs w:val="28"/>
        </w:rPr>
        <w:t xml:space="preserve">Функции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g</m:t>
            </m:r>
          </m:e>
          <m:sub>
            <m:r>
              <w:rPr>
                <w:rFonts w:ascii="Cambria Math" w:eastAsia="Cambria Math" w:hAnsi="Cambria Math" w:cs="Cambria Math"/>
                <w:color w:val="000000"/>
                <w:sz w:val="28"/>
                <w:szCs w:val="28"/>
              </w:rPr>
              <m:t>ω,t</m:t>
            </m:r>
          </m:sub>
        </m:sSub>
      </m:oMath>
      <w:r>
        <w:rPr>
          <w:color w:val="000000"/>
          <w:sz w:val="28"/>
          <w:szCs w:val="28"/>
        </w:rPr>
        <w:t xml:space="preserve"> включают в себя одинаковые для всех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g</m:t>
            </m:r>
          </m:e>
          <m:sub>
            <m:r>
              <w:rPr>
                <w:rFonts w:ascii="Cambria Math" w:eastAsia="Cambria Math" w:hAnsi="Cambria Math" w:cs="Cambria Math"/>
                <w:color w:val="000000"/>
                <w:sz w:val="28"/>
                <w:szCs w:val="28"/>
              </w:rPr>
              <m:t>ω,t</m:t>
            </m:r>
          </m:sub>
        </m:sSub>
        <m:r>
          <w:rPr>
            <w:rFonts w:ascii="Cambria Math" w:eastAsia="Cambria Math" w:hAnsi="Cambria Math" w:cs="Cambria Math"/>
            <w:color w:val="000000"/>
            <w:sz w:val="28"/>
            <w:szCs w:val="28"/>
          </w:rPr>
          <m:t xml:space="preserve"> </m:t>
        </m:r>
      </m:oMath>
      <w:r>
        <w:rPr>
          <w:color w:val="000000"/>
          <w:sz w:val="28"/>
          <w:szCs w:val="28"/>
        </w:rPr>
        <w:t xml:space="preserve"> функции-оболочки g. Они наполнены высокочастотными осцилляциями и сдвинуты к подходящему расположению по времени. Все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g</m:t>
            </m:r>
          </m:e>
          <m:sub>
            <m:r>
              <w:rPr>
                <w:rFonts w:ascii="Cambria Math" w:eastAsia="Cambria Math" w:hAnsi="Cambria Math" w:cs="Cambria Math"/>
                <w:color w:val="000000"/>
                <w:sz w:val="28"/>
                <w:szCs w:val="28"/>
              </w:rPr>
              <m:t>ω,t</m:t>
            </m:r>
          </m:sub>
        </m:sSub>
      </m:oMath>
      <w:r>
        <w:rPr>
          <w:color w:val="000000"/>
          <w:sz w:val="28"/>
          <w:szCs w:val="28"/>
        </w:rPr>
        <w:t xml:space="preserve">, обладают одинаковой шириной вне зависимости от значения </w:t>
      </w:r>
      <m:oMath>
        <m:r>
          <w:rPr>
            <w:rFonts w:ascii="Cambria Math" w:hAnsi="Cambria Math"/>
          </w:rPr>
          <m:t>ω</m:t>
        </m:r>
      </m:oMath>
      <w:r>
        <w:rPr>
          <w:color w:val="000000"/>
          <w:sz w:val="28"/>
          <w:szCs w:val="28"/>
        </w:rPr>
        <w:t xml:space="preserve">,. Наоборот,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Pr>
          <w:color w:val="000000"/>
          <w:sz w:val="28"/>
          <w:szCs w:val="28"/>
        </w:rPr>
        <w:t xml:space="preserve"> имеет ширину во времени, соответствующую частоте: высокочастотные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Pr>
          <w:color w:val="000000"/>
          <w:sz w:val="28"/>
          <w:szCs w:val="28"/>
        </w:rPr>
        <w:t xml:space="preserve"> являются узкими, в то время как низкочастотные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Pr>
          <w:color w:val="000000"/>
          <w:sz w:val="28"/>
          <w:szCs w:val="28"/>
        </w:rPr>
        <w:t xml:space="preserve"> — намного шире. В результате, вейв- </w:t>
      </w:r>
    </w:p>
    <w:p w14:paraId="000000E7" w14:textId="77777777" w:rsidR="00C5037E" w:rsidRDefault="00E71261" w:rsidP="00DF3475">
      <w:pPr>
        <w:spacing w:line="360" w:lineRule="auto"/>
        <w:jc w:val="both"/>
        <w:rPr>
          <w:color w:val="000000"/>
          <w:sz w:val="28"/>
          <w:szCs w:val="28"/>
        </w:rPr>
      </w:pPr>
      <w:r>
        <w:rPr>
          <w:color w:val="000000"/>
          <w:sz w:val="28"/>
          <w:szCs w:val="28"/>
        </w:rPr>
        <w:t xml:space="preserve">лет-преобразование дает лучшую, чем оконное преобразование Фурье, </w:t>
      </w:r>
    </w:p>
    <w:p w14:paraId="000000EA" w14:textId="687FEF37" w:rsidR="00C5037E" w:rsidRDefault="00E71261" w:rsidP="00DF3475">
      <w:pPr>
        <w:spacing w:line="360" w:lineRule="auto"/>
        <w:jc w:val="both"/>
        <w:rPr>
          <w:color w:val="000000"/>
          <w:sz w:val="28"/>
          <w:szCs w:val="28"/>
        </w:rPr>
      </w:pPr>
      <w:r>
        <w:rPr>
          <w:color w:val="000000"/>
          <w:sz w:val="28"/>
          <w:szCs w:val="28"/>
        </w:rPr>
        <w:t xml:space="preserve">возможность рассмотреть высокочастотные явления с коротким сроком жизни такие, как, например, сингулярности в функциях или интегральных ядрах. Это проиллюстрировано рисунком 1.2, на котором </w:t>
      </w:r>
    </w:p>
    <w:p w14:paraId="000000EC" w14:textId="61D13800" w:rsidR="00C5037E" w:rsidRDefault="00E71261" w:rsidP="00DF3475">
      <w:pPr>
        <w:spacing w:line="360" w:lineRule="auto"/>
        <w:jc w:val="both"/>
        <w:rPr>
          <w:color w:val="000000"/>
          <w:sz w:val="28"/>
          <w:szCs w:val="28"/>
        </w:rPr>
      </w:pPr>
      <w:r>
        <w:rPr>
          <w:color w:val="000000"/>
          <w:sz w:val="28"/>
          <w:szCs w:val="28"/>
        </w:rPr>
        <w:t>показаны оконное преобразование Фурье и вейвлет-преобразование одного и того же сигнала f, заданного формулой</w:t>
      </w:r>
    </w:p>
    <w:p w14:paraId="000000ED" w14:textId="6B48C9C7" w:rsidR="00C5037E" w:rsidRPr="00E07561" w:rsidRDefault="00E7126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m:t>
          </m:r>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sin</m:t>
              </m:r>
            </m:e>
          </m:box>
          <m:r>
            <w:rPr>
              <w:rFonts w:ascii="Cambria Math" w:eastAsia="Cambria Math" w:hAnsi="Cambria Math" w:cs="Cambria Math"/>
              <w:color w:val="000000"/>
              <w:sz w:val="28"/>
              <w:szCs w:val="28"/>
            </w:rPr>
            <m:t>sin</m:t>
          </m:r>
          <m:r>
            <w:rPr>
              <w:rFonts w:ascii="Cambria Math" w:hAnsi="Cambria Math"/>
            </w:rPr>
            <m:t xml:space="preserve"> </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2π</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ν</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t</m:t>
              </m:r>
            </m:e>
          </m:d>
          <m:r>
            <w:rPr>
              <w:rFonts w:ascii="Cambria Math" w:hAnsi="Cambria Math"/>
            </w:rPr>
            <m:t xml:space="preserve"> </m:t>
          </m:r>
          <m:r>
            <w:rPr>
              <w:rFonts w:ascii="Cambria Math" w:eastAsia="Cambria Math" w:hAnsi="Cambria Math" w:cs="Cambria Math"/>
              <w:color w:val="000000"/>
              <w:sz w:val="28"/>
              <w:szCs w:val="28"/>
            </w:rPr>
            <m:t>+</m:t>
          </m:r>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sin</m:t>
              </m:r>
            </m:e>
          </m:box>
          <m:r>
            <w:rPr>
              <w:rFonts w:ascii="Cambria Math" w:eastAsia="Cambria Math" w:hAnsi="Cambria Math" w:cs="Cambria Math"/>
              <w:color w:val="000000"/>
              <w:sz w:val="28"/>
              <w:szCs w:val="28"/>
            </w:rPr>
            <m:t>sin</m:t>
          </m:r>
          <m:r>
            <w:rPr>
              <w:rFonts w:ascii="Cambria Math" w:hAnsi="Cambria Math"/>
            </w:rPr>
            <m:t xml:space="preserve"> </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2π</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ν</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t</m:t>
              </m:r>
            </m:e>
          </m:d>
          <m:r>
            <w:rPr>
              <w:rFonts w:ascii="Cambria Math" w:hAnsi="Cambria Math"/>
            </w:rPr>
            <m:t xml:space="preserve"> </m:t>
          </m:r>
          <m:r>
            <w:rPr>
              <w:rFonts w:ascii="Cambria Math" w:eastAsia="Cambria Math" w:hAnsi="Cambria Math" w:cs="Cambria Math"/>
              <w:color w:val="000000"/>
              <w:sz w:val="28"/>
              <w:szCs w:val="28"/>
            </w:rPr>
            <m:t>+γ</m:t>
          </m:r>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δ</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t</m:t>
                      </m:r>
                    </m:e>
                    <m:sub>
                      <m:r>
                        <w:rPr>
                          <w:rFonts w:ascii="Cambria Math" w:eastAsia="Cambria Math" w:hAnsi="Cambria Math" w:cs="Cambria Math"/>
                          <w:color w:val="000000"/>
                          <w:sz w:val="28"/>
                          <w:szCs w:val="28"/>
                        </w:rPr>
                        <m:t>1</m:t>
                      </m:r>
                    </m:sub>
                  </m:sSub>
                </m:e>
              </m:d>
              <m:r>
                <w:rPr>
                  <w:rFonts w:ascii="Cambria Math" w:eastAsia="Cambria Math" w:hAnsi="Cambria Math" w:cs="Cambria Math"/>
                  <w:color w:val="000000"/>
                  <w:sz w:val="28"/>
                  <w:szCs w:val="28"/>
                </w:rPr>
                <m:t>+δ</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t</m:t>
                      </m:r>
                    </m:e>
                    <m:sub>
                      <m:r>
                        <w:rPr>
                          <w:rFonts w:ascii="Cambria Math" w:eastAsia="Cambria Math" w:hAnsi="Cambria Math" w:cs="Cambria Math"/>
                          <w:color w:val="000000"/>
                          <w:sz w:val="28"/>
                          <w:szCs w:val="28"/>
                        </w:rPr>
                        <m:t>2</m:t>
                      </m:r>
                    </m:sub>
                  </m:sSub>
                </m:e>
              </m:d>
            </m:e>
          </m:d>
        </m:oMath>
      </m:oMathPara>
    </w:p>
    <w:p w14:paraId="6271D911" w14:textId="77777777" w:rsidR="00E07561" w:rsidRDefault="00E07561">
      <w:pPr>
        <w:jc w:val="center"/>
        <w:rPr>
          <w:rFonts w:ascii="Cambria Math" w:eastAsia="Cambria Math" w:hAnsi="Cambria Math" w:cs="Cambria Math"/>
          <w:color w:val="000000"/>
          <w:sz w:val="28"/>
          <w:szCs w:val="28"/>
        </w:rPr>
      </w:pPr>
    </w:p>
    <w:p w14:paraId="000000EE" w14:textId="77777777" w:rsidR="00C5037E" w:rsidRDefault="00E71261" w:rsidP="00DF3475">
      <w:pPr>
        <w:spacing w:line="360" w:lineRule="auto"/>
        <w:ind w:firstLine="708"/>
        <w:jc w:val="both"/>
        <w:rPr>
          <w:color w:val="000000"/>
          <w:sz w:val="28"/>
          <w:szCs w:val="28"/>
        </w:rPr>
      </w:pPr>
      <w:r>
        <w:rPr>
          <w:color w:val="000000"/>
          <w:sz w:val="28"/>
          <w:szCs w:val="28"/>
        </w:rPr>
        <w:t xml:space="preserve">На практике этот сигнал задается не таким непрерывным выражением, </w:t>
      </w:r>
    </w:p>
    <w:p w14:paraId="000000F0" w14:textId="3C6B07D3" w:rsidR="00C5037E" w:rsidRDefault="00E71261" w:rsidP="00DF3475">
      <w:pPr>
        <w:spacing w:line="360" w:lineRule="auto"/>
        <w:jc w:val="both"/>
        <w:rPr>
          <w:color w:val="000000"/>
          <w:sz w:val="28"/>
          <w:szCs w:val="28"/>
        </w:rPr>
      </w:pPr>
      <w:r>
        <w:rPr>
          <w:color w:val="000000"/>
          <w:sz w:val="28"/>
          <w:szCs w:val="28"/>
        </w:rPr>
        <w:t>а отсчетами (</w:t>
      </w:r>
      <w:proofErr w:type="spellStart"/>
      <w:r>
        <w:rPr>
          <w:color w:val="000000"/>
          <w:sz w:val="28"/>
          <w:szCs w:val="28"/>
        </w:rPr>
        <w:t>samples</w:t>
      </w:r>
      <w:proofErr w:type="spellEnd"/>
      <w:r>
        <w:rPr>
          <w:color w:val="000000"/>
          <w:sz w:val="28"/>
          <w:szCs w:val="28"/>
        </w:rPr>
        <w:t xml:space="preserve">), и добавка </w:t>
      </w:r>
      <m:oMath>
        <m:r>
          <w:rPr>
            <w:rFonts w:ascii="Cambria Math" w:hAnsi="Cambria Math"/>
          </w:rPr>
          <m:t>δ</m:t>
        </m:r>
      </m:oMath>
      <w:r>
        <w:rPr>
          <w:color w:val="000000"/>
          <w:sz w:val="28"/>
          <w:szCs w:val="28"/>
        </w:rPr>
        <w:t xml:space="preserve">-функции аппроксимируется добавлением постоянной только в один отсчет. Тогда в этой дискретной версии </w:t>
      </w:r>
    </w:p>
    <w:p w14:paraId="000000F1" w14:textId="77777777" w:rsidR="00C5037E" w:rsidRDefault="00E71261" w:rsidP="00DF3475">
      <w:pPr>
        <w:spacing w:line="360" w:lineRule="auto"/>
        <w:jc w:val="both"/>
        <w:rPr>
          <w:color w:val="000000"/>
          <w:sz w:val="28"/>
          <w:szCs w:val="28"/>
        </w:rPr>
      </w:pPr>
      <w:r>
        <w:rPr>
          <w:color w:val="000000"/>
          <w:sz w:val="28"/>
          <w:szCs w:val="28"/>
        </w:rPr>
        <w:t>мы имеем</w:t>
      </w:r>
    </w:p>
    <w:p w14:paraId="000000F2" w14:textId="77777777" w:rsidR="00C5037E" w:rsidRDefault="00E7126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nt</m:t>
              </m:r>
            </m:e>
          </m:d>
          <m:r>
            <w:rPr>
              <w:rFonts w:ascii="Cambria Math" w:eastAsia="Cambria Math" w:hAnsi="Cambria Math" w:cs="Cambria Math"/>
              <w:color w:val="000000"/>
              <w:sz w:val="28"/>
              <w:szCs w:val="28"/>
            </w:rPr>
            <m:t>=</m:t>
          </m:r>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sin</m:t>
              </m:r>
            </m:e>
          </m:box>
          <m:r>
            <w:rPr>
              <w:rFonts w:ascii="Cambria Math" w:eastAsia="Cambria Math" w:hAnsi="Cambria Math" w:cs="Cambria Math"/>
              <w:color w:val="000000"/>
              <w:sz w:val="28"/>
              <w:szCs w:val="28"/>
            </w:rPr>
            <m:t>sin</m:t>
          </m:r>
          <m:r>
            <w:rPr>
              <w:rFonts w:ascii="Cambria Math" w:hAnsi="Cambria Math"/>
            </w:rPr>
            <m:t xml:space="preserve"> </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2π</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ν</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nτ</m:t>
              </m:r>
            </m:e>
          </m:d>
          <m:r>
            <w:rPr>
              <w:rFonts w:ascii="Cambria Math" w:hAnsi="Cambria Math"/>
            </w:rPr>
            <m:t xml:space="preserve"> </m:t>
          </m:r>
          <m:r>
            <w:rPr>
              <w:rFonts w:ascii="Cambria Math" w:eastAsia="Cambria Math" w:hAnsi="Cambria Math" w:cs="Cambria Math"/>
              <w:color w:val="000000"/>
              <w:sz w:val="28"/>
              <w:szCs w:val="28"/>
            </w:rPr>
            <m:t>+</m:t>
          </m:r>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sin</m:t>
              </m:r>
            </m:e>
          </m:box>
          <m:r>
            <w:rPr>
              <w:rFonts w:ascii="Cambria Math" w:eastAsia="Cambria Math" w:hAnsi="Cambria Math" w:cs="Cambria Math"/>
              <w:color w:val="000000"/>
              <w:sz w:val="28"/>
              <w:szCs w:val="28"/>
            </w:rPr>
            <m:t>sin</m:t>
          </m:r>
          <m:r>
            <w:rPr>
              <w:rFonts w:ascii="Cambria Math" w:hAnsi="Cambria Math"/>
            </w:rPr>
            <m:t xml:space="preserve"> </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2π</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ν</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nτ</m:t>
              </m:r>
            </m:e>
          </m:d>
          <m:r>
            <w:rPr>
              <w:rFonts w:ascii="Cambria Math" w:hAnsi="Cambria Math"/>
            </w:rPr>
            <m:t xml:space="preserve"> </m:t>
          </m:r>
          <m:r>
            <w:rPr>
              <w:rFonts w:ascii="Cambria Math" w:eastAsia="Cambria Math" w:hAnsi="Cambria Math" w:cs="Cambria Math"/>
              <w:color w:val="000000"/>
              <w:sz w:val="28"/>
              <w:szCs w:val="28"/>
            </w:rPr>
            <m:t>+α</m:t>
          </m:r>
          <m:d>
            <m:dPr>
              <m:begChr m:val="["/>
              <m:endChr m:val="]"/>
              <m:ctrlPr>
                <w:rPr>
                  <w:rFonts w:ascii="Cambria Math" w:eastAsia="Cambria Math" w:hAnsi="Cambria Math" w:cs="Cambria Math"/>
                  <w:color w:val="000000"/>
                  <w:sz w:val="28"/>
                  <w:szCs w:val="28"/>
                </w:rPr>
              </m:ctrlPr>
            </m:dPr>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δ</m:t>
                  </m:r>
                </m:e>
                <m:sub>
                  <m:r>
                    <w:rPr>
                      <w:rFonts w:ascii="Cambria Math" w:eastAsia="Cambria Math" w:hAnsi="Cambria Math" w:cs="Cambria Math"/>
                      <w:color w:val="000000"/>
                      <w:sz w:val="28"/>
                      <w:szCs w:val="28"/>
                    </w:rPr>
                    <m:t>n</m:t>
                  </m:r>
                </m:sub>
              </m:sSub>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n</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δ</m:t>
                  </m:r>
                </m:e>
                <m:sub>
                  <m:r>
                    <w:rPr>
                      <w:rFonts w:ascii="Cambria Math" w:eastAsia="Cambria Math" w:hAnsi="Cambria Math" w:cs="Cambria Math"/>
                      <w:color w:val="000000"/>
                      <w:sz w:val="28"/>
                      <w:szCs w:val="28"/>
                    </w:rPr>
                    <m:t>n,</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n</m:t>
                      </m:r>
                    </m:e>
                    <m:sub>
                      <m:r>
                        <w:rPr>
                          <w:rFonts w:ascii="Cambria Math" w:eastAsia="Cambria Math" w:hAnsi="Cambria Math" w:cs="Cambria Math"/>
                          <w:color w:val="000000"/>
                          <w:sz w:val="28"/>
                          <w:szCs w:val="28"/>
                        </w:rPr>
                        <m:t>2</m:t>
                      </m:r>
                    </m:sub>
                  </m:sSub>
                </m:sub>
              </m:sSub>
            </m:e>
          </m:d>
        </m:oMath>
      </m:oMathPara>
    </w:p>
    <w:p w14:paraId="000000F3" w14:textId="77777777" w:rsidR="00C5037E" w:rsidRDefault="00E71261" w:rsidP="00E07561">
      <w:pPr>
        <w:spacing w:line="360" w:lineRule="auto"/>
        <w:ind w:firstLine="708"/>
        <w:jc w:val="center"/>
        <w:rPr>
          <w:color w:val="000000"/>
          <w:sz w:val="28"/>
          <w:szCs w:val="28"/>
        </w:rPr>
      </w:pPr>
      <w:r>
        <w:rPr>
          <w:color w:val="000000"/>
          <w:sz w:val="28"/>
          <w:szCs w:val="28"/>
        </w:rPr>
        <w:t xml:space="preserve">Рисунок 1.2в показывает модули вейвлет-преобразований f, полученных с помощью вейвлета </w:t>
      </w:r>
      <w:proofErr w:type="spellStart"/>
      <w:r>
        <w:rPr>
          <w:color w:val="000000"/>
          <w:sz w:val="28"/>
          <w:szCs w:val="28"/>
        </w:rPr>
        <w:t>Морле</w:t>
      </w:r>
      <w:proofErr w:type="spellEnd"/>
      <w:r>
        <w:rPr>
          <w:color w:val="000000"/>
          <w:sz w:val="28"/>
          <w:szCs w:val="28"/>
        </w:rPr>
        <w:t xml:space="preserve"> </w:t>
      </w:r>
      <m:oMath>
        <m:r>
          <w:rPr>
            <w:rFonts w:ascii="Cambria Math" w:hAnsi="Cambria Math"/>
          </w:rPr>
          <m:t>ψ</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=C</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2</m:t>
                </m:r>
              </m:sup>
            </m:sSup>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α</m:t>
                </m:r>
              </m:e>
              <m:sup>
                <m:r>
                  <w:rPr>
                    <w:rFonts w:ascii="Cambria Math" w:eastAsia="Cambria Math" w:hAnsi="Cambria Math" w:cs="Cambria Math"/>
                    <w:color w:val="000000"/>
                    <w:sz w:val="28"/>
                    <w:szCs w:val="28"/>
                  </w:rPr>
                  <m:t>2</m:t>
                </m:r>
              </m:sup>
            </m:sSup>
          </m:sup>
        </m:sSup>
        <m:d>
          <m:dPr>
            <m:ctrlPr>
              <w:rPr>
                <w:rFonts w:ascii="Cambria Math" w:eastAsia="Cambria Math" w:hAnsi="Cambria Math" w:cs="Cambria Math"/>
                <w:color w:val="000000"/>
                <w:sz w:val="28"/>
                <w:szCs w:val="28"/>
              </w:rPr>
            </m:ctrlPr>
          </m:d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ⅈπt</m:t>
                </m:r>
              </m:sup>
            </m:sSup>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π</m:t>
                    </m:r>
                  </m:e>
                  <m:sup>
                    <m:r>
                      <w:rPr>
                        <w:rFonts w:ascii="Cambria Math" w:eastAsia="Cambria Math" w:hAnsi="Cambria Math" w:cs="Cambria Math"/>
                        <w:color w:val="000000"/>
                        <w:sz w:val="28"/>
                        <w:szCs w:val="28"/>
                      </w:rPr>
                      <m:t>2</m:t>
                    </m:r>
                  </m:sup>
                </m:sSup>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α</m:t>
                    </m:r>
                  </m:e>
                  <m:sup>
                    <m:r>
                      <w:rPr>
                        <w:rFonts w:ascii="Cambria Math" w:eastAsia="Cambria Math" w:hAnsi="Cambria Math" w:cs="Cambria Math"/>
                        <w:color w:val="000000"/>
                        <w:sz w:val="28"/>
                        <w:szCs w:val="28"/>
                      </w:rPr>
                      <m:t>2</m:t>
                    </m:r>
                  </m:sup>
                </m:sSup>
                <m:r>
                  <w:rPr>
                    <w:rFonts w:ascii="Cambria Math" w:eastAsia="Cambria Math" w:hAnsi="Cambria Math" w:cs="Cambria Math"/>
                    <w:color w:val="000000"/>
                    <w:sz w:val="28"/>
                    <w:szCs w:val="28"/>
                  </w:rPr>
                  <m:t>∕4</m:t>
                </m:r>
              </m:sup>
            </m:sSup>
          </m:e>
        </m:d>
      </m:oMath>
      <w:r>
        <w:rPr>
          <w:color w:val="000000"/>
          <w:sz w:val="28"/>
          <w:szCs w:val="28"/>
        </w:rPr>
        <w:t xml:space="preserve"> ,</w:t>
      </w:r>
      <m:oMath>
        <m:r>
          <w:rPr>
            <w:rFonts w:ascii="Cambria Math" w:eastAsia="Cambria Math" w:hAnsi="Cambria Math" w:cs="Cambria Math"/>
            <w:color w:val="000000"/>
            <w:sz w:val="28"/>
            <w:szCs w:val="28"/>
          </w:rPr>
          <m:t xml:space="preserve"> α</m:t>
        </m:r>
      </m:oMath>
      <w:r>
        <w:rPr>
          <w:color w:val="000000"/>
          <w:sz w:val="28"/>
          <w:szCs w:val="28"/>
        </w:rPr>
        <w:t xml:space="preserve">= 4. </w:t>
      </w:r>
      <w:r>
        <w:rPr>
          <w:noProof/>
          <w:color w:val="000000"/>
          <w:sz w:val="28"/>
          <w:szCs w:val="28"/>
        </w:rPr>
        <w:drawing>
          <wp:inline distT="0" distB="0" distL="0" distR="0" wp14:anchorId="49448408" wp14:editId="4DD036D2">
            <wp:extent cx="4980883" cy="5770317"/>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37995" t="18326" r="26891" b="9354"/>
                    <a:stretch>
                      <a:fillRect/>
                    </a:stretch>
                  </pic:blipFill>
                  <pic:spPr>
                    <a:xfrm>
                      <a:off x="0" y="0"/>
                      <a:ext cx="4980883" cy="5770317"/>
                    </a:xfrm>
                    <a:prstGeom prst="rect">
                      <a:avLst/>
                    </a:prstGeom>
                    <a:ln/>
                  </pic:spPr>
                </pic:pic>
              </a:graphicData>
            </a:graphic>
          </wp:inline>
        </w:drawing>
      </w:r>
    </w:p>
    <w:p w14:paraId="000000F6" w14:textId="7ACB3A0E" w:rsidR="00C5037E" w:rsidRDefault="00B26CE1">
      <w:pPr>
        <w:spacing w:line="360" w:lineRule="auto"/>
        <w:rPr>
          <w:color w:val="000000"/>
          <w:sz w:val="28"/>
          <w:szCs w:val="28"/>
        </w:rPr>
      </w:pPr>
      <w:sdt>
        <w:sdtPr>
          <w:tag w:val="goog_rdk_31"/>
          <w:id w:val="13275370"/>
        </w:sdtPr>
        <w:sdtEndPr/>
        <w:sdtContent>
          <w:r w:rsidR="00E71261" w:rsidRPr="00BA40AE">
            <w:rPr>
              <w:color w:val="000000"/>
              <w:sz w:val="28"/>
              <w:szCs w:val="28"/>
            </w:rPr>
            <w:t>Рис</w:t>
          </w:r>
          <w:r w:rsidR="00E07561" w:rsidRPr="00BA40AE">
            <w:rPr>
              <w:color w:val="000000"/>
              <w:sz w:val="28"/>
              <w:szCs w:val="28"/>
            </w:rPr>
            <w:t>унок</w:t>
          </w:r>
          <w:r w:rsidR="00E71261" w:rsidRPr="00BA40AE">
            <w:rPr>
              <w:color w:val="000000"/>
              <w:sz w:val="28"/>
              <w:szCs w:val="28"/>
            </w:rPr>
            <w:t>. 1.2</w:t>
          </w:r>
        </w:sdtContent>
      </w:sdt>
      <w:r w:rsidR="00E07561">
        <w:rPr>
          <w:color w:val="000000"/>
          <w:sz w:val="28"/>
          <w:szCs w:val="28"/>
        </w:rPr>
        <w:t xml:space="preserve"> -</w:t>
      </w:r>
      <w:r w:rsidR="00E71261">
        <w:rPr>
          <w:color w:val="000000"/>
          <w:sz w:val="28"/>
          <w:szCs w:val="28"/>
        </w:rPr>
        <w:t xml:space="preserve"> (а) сигнал f(t)</w:t>
      </w:r>
      <w:r w:rsidR="00E07561">
        <w:rPr>
          <w:color w:val="000000"/>
          <w:sz w:val="28"/>
          <w:szCs w:val="28"/>
        </w:rPr>
        <w:t>,</w:t>
      </w:r>
      <w:r w:rsidR="00E71261">
        <w:rPr>
          <w:color w:val="000000"/>
          <w:sz w:val="28"/>
          <w:szCs w:val="28"/>
        </w:rPr>
        <w:t xml:space="preserve"> (б) Оконное преобразование f для трех окон различной ширины. Приведены так называемые спектрограммы: изображены лишь </w:t>
      </w:r>
      <m:oMath>
        <m:d>
          <m:dPr>
            <m:begChr m:val="|"/>
            <m:endChr m:val="|"/>
            <m:ctrlPr>
              <w:rPr>
                <w:rFonts w:ascii="Cambria Math" w:hAnsi="Cambria Math"/>
              </w:rPr>
            </m:ctrlPr>
          </m:d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Ok</m:t>
                </m:r>
              </m:sup>
            </m:sSup>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f</m:t>
                </m:r>
              </m:e>
            </m:d>
          </m:e>
        </m:d>
      </m:oMath>
      <w:r w:rsidR="00E71261">
        <w:rPr>
          <w:color w:val="000000"/>
          <w:sz w:val="28"/>
          <w:szCs w:val="28"/>
        </w:rPr>
        <w:t xml:space="preserve"> с использованием различных оттенков серого цвета (при этом </w:t>
      </w:r>
      <w:r w:rsidR="00E71261">
        <w:rPr>
          <w:color w:val="000000"/>
          <w:sz w:val="28"/>
          <w:szCs w:val="28"/>
        </w:rPr>
        <w:lastRenderedPageBreak/>
        <w:t xml:space="preserve">наибольшие значения соответствуют черному цвету, нулевые — белому, промежуточные серые оттенки пропорциональны </w:t>
      </w:r>
      <w:proofErr w:type="spellStart"/>
      <w:r w:rsidR="00E71261">
        <w:rPr>
          <w:color w:val="000000"/>
          <w:sz w:val="28"/>
          <w:szCs w:val="28"/>
        </w:rPr>
        <w:t>log</w:t>
      </w:r>
      <w:proofErr w:type="spellEnd"/>
      <w:r w:rsidR="00E71261">
        <w:rPr>
          <w:color w:val="000000"/>
          <w:sz w:val="28"/>
          <w:szCs w:val="28"/>
        </w:rPr>
        <w:t xml:space="preserve"> </w:t>
      </w:r>
      <m:oMath>
        <m:d>
          <m:dPr>
            <m:begChr m:val="|"/>
            <m:endChr m:val="|"/>
            <m:ctrlPr>
              <w:rPr>
                <w:rFonts w:ascii="Cambria Math" w:hAnsi="Cambria Math"/>
              </w:rPr>
            </m:ctrlPr>
          </m:d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Ok</m:t>
                </m:r>
              </m:sup>
            </m:sSup>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f</m:t>
                </m:r>
              </m:e>
            </m:d>
          </m:e>
        </m:d>
      </m:oMath>
      <w:r w:rsidR="00E71261">
        <w:rPr>
          <w:color w:val="000000"/>
          <w:sz w:val="28"/>
          <w:szCs w:val="28"/>
        </w:rPr>
        <w:t xml:space="preserve">) на плоскости t (абсцисса) и </w:t>
      </w:r>
      <m:oMath>
        <m:r>
          <w:rPr>
            <w:rFonts w:ascii="Cambria Math" w:hAnsi="Cambria Math"/>
          </w:rPr>
          <m:t>ω</m:t>
        </m:r>
      </m:oMath>
      <w:r w:rsidR="00E71261">
        <w:rPr>
          <w:color w:val="000000"/>
          <w:sz w:val="28"/>
          <w:szCs w:val="28"/>
        </w:rPr>
        <w:t xml:space="preserve"> (ордината), (в) Вейвлет-преобразование f. Для сравнения с (б) мы изобразили также и </w:t>
      </w:r>
      <m:oMath>
        <m:d>
          <m:dPr>
            <m:begChr m:val="|"/>
            <m:endChr m:val="|"/>
            <m:ctrlPr>
              <w:rPr>
                <w:rFonts w:ascii="Cambria Math" w:hAnsi="Cambria Math"/>
              </w:rPr>
            </m:ctrlPr>
          </m:d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B</m:t>
                </m:r>
              </m:sup>
            </m:sSup>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f</m:t>
                </m:r>
              </m:e>
            </m:d>
          </m:e>
        </m:d>
      </m:oMath>
      <w:r w:rsidR="00E71261">
        <w:rPr>
          <w:color w:val="000000"/>
          <w:sz w:val="28"/>
          <w:szCs w:val="28"/>
        </w:rPr>
        <w:t xml:space="preserve"> использовав тот же метод, и ось линейной частоты (т. е. ординату, соответствующую a</w:t>
      </w:r>
      <w:r w:rsidR="00E71261">
        <w:rPr>
          <w:color w:val="000000"/>
          <w:sz w:val="28"/>
          <w:szCs w:val="28"/>
          <w:vertAlign w:val="superscript"/>
        </w:rPr>
        <w:t>-1</w:t>
      </w:r>
      <w:r w:rsidR="00E71261">
        <w:rPr>
          <w:color w:val="000000"/>
          <w:sz w:val="28"/>
          <w:szCs w:val="28"/>
        </w:rPr>
        <w:t xml:space="preserve">), (г) Сравнение частотного разрешения между тремя спектрограммами </w:t>
      </w:r>
    </w:p>
    <w:p w14:paraId="000000F7" w14:textId="77777777" w:rsidR="00C5037E" w:rsidRDefault="00E71261">
      <w:pPr>
        <w:spacing w:line="360" w:lineRule="auto"/>
        <w:rPr>
          <w:color w:val="000000"/>
          <w:sz w:val="28"/>
          <w:szCs w:val="28"/>
        </w:rPr>
      </w:pPr>
      <w:r>
        <w:rPr>
          <w:color w:val="000000"/>
          <w:sz w:val="28"/>
          <w:szCs w:val="28"/>
        </w:rPr>
        <w:t xml:space="preserve">и вейвлет-преобразованием. </w:t>
      </w:r>
    </w:p>
    <w:p w14:paraId="000000F8" w14:textId="77777777" w:rsidR="00C5037E" w:rsidRDefault="00C5037E">
      <w:pPr>
        <w:spacing w:line="360" w:lineRule="auto"/>
        <w:rPr>
          <w:color w:val="000000"/>
          <w:sz w:val="28"/>
          <w:szCs w:val="28"/>
        </w:rPr>
      </w:pPr>
    </w:p>
    <w:p w14:paraId="000000F9" w14:textId="77777777" w:rsidR="00C5037E" w:rsidRDefault="00E71261" w:rsidP="00DF3475">
      <w:pPr>
        <w:spacing w:line="360" w:lineRule="auto"/>
        <w:ind w:firstLine="708"/>
        <w:jc w:val="both"/>
        <w:rPr>
          <w:color w:val="000000"/>
          <w:sz w:val="28"/>
          <w:szCs w:val="28"/>
        </w:rPr>
      </w:pPr>
      <w:r>
        <w:rPr>
          <w:color w:val="000000"/>
          <w:sz w:val="28"/>
          <w:szCs w:val="28"/>
        </w:rPr>
        <w:t>Эксперименты и численное моделирование показывают, что волны давления, которые являются чистыми тонами</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ω</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ⅈωt</m:t>
            </m:r>
          </m:sup>
        </m:sSup>
      </m:oMath>
      <w:r>
        <w:rPr>
          <w:color w:val="000000"/>
          <w:sz w:val="28"/>
          <w:szCs w:val="28"/>
        </w:rPr>
        <w:t xml:space="preserve">, </w:t>
      </w:r>
    </w:p>
    <w:p w14:paraId="000000FA" w14:textId="77777777" w:rsidR="00C5037E" w:rsidRDefault="00E71261" w:rsidP="00DF3475">
      <w:pPr>
        <w:spacing w:line="360" w:lineRule="auto"/>
        <w:jc w:val="both"/>
        <w:rPr>
          <w:color w:val="000000"/>
          <w:sz w:val="28"/>
          <w:szCs w:val="28"/>
        </w:rPr>
      </w:pPr>
      <w:r>
        <w:rPr>
          <w:color w:val="000000"/>
          <w:sz w:val="28"/>
          <w:szCs w:val="28"/>
        </w:rPr>
        <w:t xml:space="preserve">вызывают ответное возбуждение мембраны, которая имеет такую же </w:t>
      </w:r>
    </w:p>
    <w:p w14:paraId="000000FB" w14:textId="77777777" w:rsidR="00C5037E" w:rsidRDefault="00E71261" w:rsidP="00DF3475">
      <w:pPr>
        <w:spacing w:line="360" w:lineRule="auto"/>
        <w:jc w:val="both"/>
        <w:rPr>
          <w:color w:val="000000"/>
          <w:sz w:val="28"/>
          <w:szCs w:val="28"/>
        </w:rPr>
      </w:pPr>
      <w:r>
        <w:rPr>
          <w:color w:val="000000"/>
          <w:sz w:val="28"/>
          <w:szCs w:val="28"/>
        </w:rPr>
        <w:t xml:space="preserve">частоту во времени, но оболочку по у равную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ω</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t,y</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ⅈωt</m:t>
            </m:r>
          </m:sup>
        </m:sSup>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φ</m:t>
            </m:r>
          </m:e>
          <m:sub>
            <m:r>
              <w:rPr>
                <w:rFonts w:ascii="Cambria Math" w:eastAsia="Cambria Math" w:hAnsi="Cambria Math" w:cs="Cambria Math"/>
                <w:color w:val="000000"/>
                <w:sz w:val="28"/>
                <w:szCs w:val="28"/>
              </w:rPr>
              <m:t>ω</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y</m:t>
            </m:r>
          </m:e>
        </m:d>
      </m:oMath>
      <w:r>
        <w:rPr>
          <w:color w:val="000000"/>
          <w:sz w:val="28"/>
          <w:szCs w:val="28"/>
        </w:rPr>
        <w:t xml:space="preserve">. </w:t>
      </w:r>
    </w:p>
    <w:p w14:paraId="000000FC" w14:textId="77777777" w:rsidR="00C5037E" w:rsidRDefault="00E71261" w:rsidP="00DF3475">
      <w:pPr>
        <w:spacing w:line="360" w:lineRule="auto"/>
        <w:jc w:val="both"/>
        <w:rPr>
          <w:color w:val="000000"/>
          <w:sz w:val="28"/>
          <w:szCs w:val="28"/>
        </w:rPr>
      </w:pPr>
      <w:r>
        <w:rPr>
          <w:color w:val="000000"/>
          <w:sz w:val="28"/>
          <w:szCs w:val="28"/>
        </w:rPr>
        <w:t xml:space="preserve">В первом приближении, которое оказывается достаточно хорошим для </w:t>
      </w:r>
    </w:p>
    <w:p w14:paraId="000000FE" w14:textId="18732A76" w:rsidR="00C5037E" w:rsidRDefault="00E71261" w:rsidP="00DF3475">
      <w:pPr>
        <w:spacing w:line="360" w:lineRule="auto"/>
        <w:jc w:val="both"/>
        <w:rPr>
          <w:color w:val="000000"/>
          <w:sz w:val="28"/>
          <w:szCs w:val="28"/>
        </w:rPr>
      </w:pPr>
      <w:r>
        <w:rPr>
          <w:color w:val="000000"/>
          <w:sz w:val="28"/>
          <w:szCs w:val="28"/>
        </w:rPr>
        <w:t xml:space="preserve">частот </w:t>
      </w:r>
      <m:oMath>
        <m:r>
          <w:rPr>
            <w:rFonts w:ascii="Cambria Math" w:hAnsi="Cambria Math"/>
          </w:rPr>
          <m:t>ω</m:t>
        </m:r>
      </m:oMath>
      <w:r>
        <w:rPr>
          <w:color w:val="000000"/>
          <w:sz w:val="28"/>
          <w:szCs w:val="28"/>
        </w:rPr>
        <w:t xml:space="preserve"> свыше 500 Гц, зависимость </w:t>
      </w:r>
      <m:oMath>
        <m:sSub>
          <m:sSubPr>
            <m:ctrlPr>
              <w:rPr>
                <w:rFonts w:ascii="Cambria Math" w:hAnsi="Cambria Math"/>
              </w:rPr>
            </m:ctrlPr>
          </m:sSubPr>
          <m:e>
            <m:r>
              <w:rPr>
                <w:rFonts w:ascii="Cambria Math" w:hAnsi="Cambria Math"/>
              </w:rPr>
              <m:t>φ</m:t>
            </m:r>
          </m:e>
          <m:sub>
            <m:r>
              <w:rPr>
                <w:rFonts w:ascii="Cambria Math" w:hAnsi="Cambria Math"/>
              </w:rPr>
              <m:t>ω</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y</m:t>
            </m:r>
          </m:e>
        </m:d>
      </m:oMath>
      <w:r>
        <w:rPr>
          <w:color w:val="000000"/>
          <w:sz w:val="28"/>
          <w:szCs w:val="28"/>
        </w:rPr>
        <w:t xml:space="preserve">от </w:t>
      </w:r>
      <m:oMath>
        <m:r>
          <w:rPr>
            <w:rFonts w:ascii="Cambria Math" w:hAnsi="Cambria Math"/>
          </w:rPr>
          <m:t>ω</m:t>
        </m:r>
      </m:oMath>
      <w:r>
        <w:rPr>
          <w:color w:val="000000"/>
          <w:sz w:val="28"/>
          <w:szCs w:val="28"/>
        </w:rPr>
        <w:t xml:space="preserve"> соответствует сдвигу на log</w:t>
      </w:r>
      <m:oMath>
        <m:r>
          <w:rPr>
            <w:rFonts w:ascii="Cambria Math" w:eastAsia="Cambria Math" w:hAnsi="Cambria Math" w:cs="Cambria Math"/>
            <w:color w:val="000000"/>
            <w:sz w:val="28"/>
            <w:szCs w:val="28"/>
          </w:rPr>
          <m:t xml:space="preserve"> ω</m:t>
        </m:r>
      </m:oMath>
      <w:r>
        <w:rPr>
          <w:color w:val="000000"/>
          <w:sz w:val="28"/>
          <w:szCs w:val="28"/>
        </w:rPr>
        <w:t xml:space="preserve">: существует одна функция </w:t>
      </w:r>
      <m:oMath>
        <m:r>
          <w:rPr>
            <w:rFonts w:ascii="Cambria Math" w:hAnsi="Cambria Math"/>
          </w:rPr>
          <m:t>φ</m:t>
        </m:r>
      </m:oMath>
      <w:r>
        <w:rPr>
          <w:color w:val="000000"/>
          <w:sz w:val="28"/>
          <w:szCs w:val="28"/>
        </w:rPr>
        <w:t xml:space="preserve">  такая, что </w:t>
      </w:r>
      <m:oMath>
        <m:sSub>
          <m:sSubPr>
            <m:ctrlPr>
              <w:rPr>
                <w:rFonts w:ascii="Cambria Math" w:hAnsi="Cambria Math"/>
              </w:rPr>
            </m:ctrlPr>
          </m:sSubPr>
          <m:e>
            <m:r>
              <w:rPr>
                <w:rFonts w:ascii="Cambria Math" w:hAnsi="Cambria Math"/>
              </w:rPr>
              <m:t>φ</m:t>
            </m:r>
          </m:e>
          <m:sub>
            <m:r>
              <w:rPr>
                <w:rFonts w:ascii="Cambria Math" w:hAnsi="Cambria Math"/>
              </w:rPr>
              <m:t>ω</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y</m:t>
            </m:r>
          </m:e>
        </m:d>
      </m:oMath>
      <w:r>
        <w:rPr>
          <w:color w:val="000000"/>
          <w:sz w:val="28"/>
          <w:szCs w:val="28"/>
        </w:rPr>
        <w:t xml:space="preserve"> очень близко </w:t>
      </w:r>
    </w:p>
    <w:p w14:paraId="000000FF" w14:textId="77777777" w:rsidR="00C5037E" w:rsidRDefault="00E71261" w:rsidP="00DF3475">
      <w:pPr>
        <w:spacing w:line="360" w:lineRule="auto"/>
        <w:jc w:val="both"/>
        <w:rPr>
          <w:color w:val="000000"/>
          <w:sz w:val="28"/>
          <w:szCs w:val="28"/>
        </w:rPr>
      </w:pPr>
      <m:oMath>
        <m:r>
          <w:rPr>
            <w:rFonts w:ascii="Cambria Math" w:hAnsi="Cambria Math"/>
          </w:rPr>
          <m:t>φ</m:t>
        </m:r>
        <m:d>
          <m:dPr>
            <m:ctrlPr>
              <w:rPr>
                <w:rFonts w:ascii="Cambria Math" w:hAnsi="Cambria Math"/>
              </w:rPr>
            </m:ctrlPr>
          </m:dPr>
          <m:e>
            <m:r>
              <w:rPr>
                <w:rFonts w:ascii="Cambria Math" w:eastAsia="Cambria Math" w:hAnsi="Cambria Math" w:cs="Cambria Math"/>
                <w:color w:val="000000"/>
                <w:sz w:val="28"/>
                <w:szCs w:val="28"/>
              </w:rPr>
              <m:t>y-</m:t>
            </m:r>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log</m:t>
                </m:r>
              </m:e>
            </m:box>
            <m:r>
              <w:rPr>
                <w:rFonts w:ascii="Cambria Math" w:eastAsia="Cambria Math" w:hAnsi="Cambria Math" w:cs="Cambria Math"/>
                <w:color w:val="000000"/>
                <w:sz w:val="28"/>
                <w:szCs w:val="28"/>
              </w:rPr>
              <m:t>log</m:t>
            </m:r>
            <m:r>
              <w:rPr>
                <w:rFonts w:ascii="Cambria Math" w:hAnsi="Cambria Math"/>
              </w:rPr>
              <m:t xml:space="preserve"> ω </m:t>
            </m:r>
          </m:e>
        </m:d>
      </m:oMath>
      <w:r>
        <w:rPr>
          <w:color w:val="000000"/>
          <w:sz w:val="28"/>
          <w:szCs w:val="28"/>
        </w:rPr>
        <w:t xml:space="preserve">. В самом общем случае, если </w:t>
      </w:r>
      <m:oMath>
        <m:r>
          <w:rPr>
            <w:rFonts w:ascii="Cambria Math" w:eastAsia="Cambria Math" w:hAnsi="Cambria Math" w:cs="Cambria Math"/>
            <w:color w:val="000000"/>
            <w:sz w:val="28"/>
            <w:szCs w:val="28"/>
          </w:rPr>
          <m: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rad>
              <m:radPr>
                <m:degHide m:val="1"/>
                <m:ctrlPr>
                  <w:rPr>
                    <w:rFonts w:ascii="Cambria Math" w:eastAsia="Cambria Math" w:hAnsi="Cambria Math" w:cs="Cambria Math"/>
                    <w:color w:val="000000"/>
                    <w:sz w:val="28"/>
                    <w:szCs w:val="28"/>
                  </w:rPr>
                </m:ctrlPr>
              </m:radPr>
              <m:deg/>
              <m:e>
                <m:r>
                  <w:rPr>
                    <w:rFonts w:ascii="Cambria Math" w:eastAsia="Cambria Math" w:hAnsi="Cambria Math" w:cs="Cambria Math"/>
                    <w:color w:val="000000"/>
                    <w:sz w:val="28"/>
                    <w:szCs w:val="28"/>
                  </w:rPr>
                  <m:t>2π</m:t>
                </m:r>
              </m:e>
            </m:rad>
          </m:den>
        </m:f>
        <m:r>
          <w:rPr>
            <w:rFonts w:ascii="Cambria Math" w:eastAsia="Cambria Math" w:hAnsi="Cambria Math" w:cs="Cambria Math"/>
            <w:color w:val="000000"/>
            <w:sz w:val="28"/>
            <w:szCs w:val="28"/>
          </w:rPr>
          <m:t>∫ⅆω</m:t>
        </m:r>
        <m:acc>
          <m:accPr>
            <m:ctrlPr>
              <w:rPr>
                <w:rFonts w:ascii="Cambria Math" w:eastAsia="Cambria Math" w:hAnsi="Cambria Math" w:cs="Cambria Math"/>
                <w:color w:val="000000"/>
                <w:sz w:val="28"/>
                <w:szCs w:val="28"/>
              </w:rPr>
            </m:ctrlPr>
          </m:accPr>
          <m:e>
            <m:r>
              <w:rPr>
                <w:rFonts w:ascii="Cambria Math" w:eastAsia="Cambria Math" w:hAnsi="Cambria Math" w:cs="Cambria Math"/>
                <w:color w:val="000000"/>
                <w:sz w:val="28"/>
                <w:szCs w:val="28"/>
              </w:rPr>
              <m:t>f</m:t>
            </m:r>
          </m:e>
        </m:acc>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ω</m:t>
            </m:r>
          </m:e>
        </m:d>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ⅈωt</m:t>
            </m:r>
          </m:sup>
        </m:sSup>
      </m:oMath>
      <w:r>
        <w:rPr>
          <w:color w:val="000000"/>
          <w:sz w:val="28"/>
          <w:szCs w:val="28"/>
        </w:rPr>
        <w:t xml:space="preserve">, то </w:t>
      </w:r>
    </w:p>
    <w:p w14:paraId="00000100" w14:textId="77777777" w:rsidR="00C5037E" w:rsidRDefault="00E71261" w:rsidP="00DF3475">
      <w:pPr>
        <w:spacing w:line="360" w:lineRule="auto"/>
        <w:jc w:val="both"/>
        <w:rPr>
          <w:color w:val="000000"/>
          <w:sz w:val="28"/>
          <w:szCs w:val="28"/>
        </w:rPr>
      </w:pPr>
      <w:r>
        <w:rPr>
          <w:color w:val="000000"/>
          <w:sz w:val="28"/>
          <w:szCs w:val="28"/>
        </w:rPr>
        <w:t xml:space="preserve">отклик </w:t>
      </w:r>
      <w:proofErr w:type="gramStart"/>
      <w:r>
        <w:rPr>
          <w:color w:val="000000"/>
          <w:sz w:val="28"/>
          <w:szCs w:val="28"/>
        </w:rPr>
        <w:t>F(</w:t>
      </w:r>
      <w:proofErr w:type="gramEnd"/>
      <w:r>
        <w:rPr>
          <w:color w:val="000000"/>
          <w:sz w:val="28"/>
          <w:szCs w:val="28"/>
        </w:rPr>
        <w:t xml:space="preserve">t, у) дается соответствующей суперпозицией «элементарных </w:t>
      </w:r>
    </w:p>
    <w:p w14:paraId="00000101" w14:textId="77777777" w:rsidR="00C5037E" w:rsidRDefault="00E71261" w:rsidP="00DF3475">
      <w:pPr>
        <w:spacing w:line="360" w:lineRule="auto"/>
        <w:jc w:val="both"/>
        <w:rPr>
          <w:color w:val="000000"/>
          <w:sz w:val="28"/>
          <w:szCs w:val="28"/>
        </w:rPr>
      </w:pPr>
      <w:r>
        <w:rPr>
          <w:color w:val="000000"/>
          <w:sz w:val="28"/>
          <w:szCs w:val="28"/>
        </w:rPr>
        <w:t>откликов» (</w:t>
      </w:r>
      <w:proofErr w:type="spellStart"/>
      <w:r>
        <w:rPr>
          <w:color w:val="000000"/>
          <w:sz w:val="28"/>
          <w:szCs w:val="28"/>
        </w:rPr>
        <w:t>response</w:t>
      </w:r>
      <w:proofErr w:type="spellEnd"/>
      <w:r>
        <w:rPr>
          <w:color w:val="000000"/>
          <w:sz w:val="28"/>
          <w:szCs w:val="28"/>
        </w:rPr>
        <w:t xml:space="preserve"> </w:t>
      </w:r>
      <w:proofErr w:type="spellStart"/>
      <w:r>
        <w:rPr>
          <w:color w:val="000000"/>
          <w:sz w:val="28"/>
          <w:szCs w:val="28"/>
        </w:rPr>
        <w:t>functions</w:t>
      </w:r>
      <w:proofErr w:type="spellEnd"/>
      <w:r>
        <w:rPr>
          <w:color w:val="000000"/>
          <w:sz w:val="28"/>
          <w:szCs w:val="28"/>
        </w:rPr>
        <w:t>)</w:t>
      </w:r>
    </w:p>
    <w:p w14:paraId="00000102" w14:textId="77777777" w:rsidR="00C5037E" w:rsidRDefault="00E71261">
      <w:pPr>
        <w:jc w:val="center"/>
      </w:pPr>
      <m:oMathPara>
        <m:oMath>
          <m:r>
            <w:rPr>
              <w:rFonts w:ascii="Cambria Math" w:eastAsia="Cambria Math" w:hAnsi="Cambria Math" w:cs="Cambria Math"/>
              <w:color w:val="000000"/>
              <w:sz w:val="28"/>
              <w:szCs w:val="28"/>
            </w:rPr>
            <m: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t,y</m:t>
              </m:r>
            </m:e>
          </m:d>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rad>
                <m:radPr>
                  <m:degHide m:val="1"/>
                  <m:ctrlPr>
                    <w:rPr>
                      <w:rFonts w:ascii="Cambria Math" w:eastAsia="Cambria Math" w:hAnsi="Cambria Math" w:cs="Cambria Math"/>
                      <w:color w:val="000000"/>
                      <w:sz w:val="28"/>
                      <w:szCs w:val="28"/>
                    </w:rPr>
                  </m:ctrlPr>
                </m:radPr>
                <m:deg/>
                <m:e>
                  <m:r>
                    <w:rPr>
                      <w:rFonts w:ascii="Cambria Math" w:eastAsia="Cambria Math" w:hAnsi="Cambria Math" w:cs="Cambria Math"/>
                      <w:color w:val="000000"/>
                      <w:sz w:val="28"/>
                      <w:szCs w:val="28"/>
                    </w:rPr>
                    <m:t>2π</m:t>
                  </m:r>
                </m:e>
              </m:rad>
            </m:den>
          </m:f>
          <m:r>
            <w:rPr>
              <w:rFonts w:ascii="Cambria Math" w:eastAsia="Cambria Math" w:hAnsi="Cambria Math" w:cs="Cambria Math"/>
              <w:color w:val="000000"/>
              <w:sz w:val="28"/>
              <w:szCs w:val="28"/>
            </w:rPr>
            <m:t>∫ⅆω</m:t>
          </m:r>
          <m:acc>
            <m:accPr>
              <m:ctrlPr>
                <w:rPr>
                  <w:rFonts w:ascii="Cambria Math" w:eastAsia="Cambria Math" w:hAnsi="Cambria Math" w:cs="Cambria Math"/>
                  <w:color w:val="000000"/>
                  <w:sz w:val="28"/>
                  <w:szCs w:val="28"/>
                </w:rPr>
              </m:ctrlPr>
            </m:accPr>
            <m:e>
              <m:r>
                <w:rPr>
                  <w:rFonts w:ascii="Cambria Math" w:eastAsia="Cambria Math" w:hAnsi="Cambria Math" w:cs="Cambria Math"/>
                  <w:color w:val="000000"/>
                  <w:sz w:val="28"/>
                  <w:szCs w:val="28"/>
                </w:rPr>
                <m:t>f</m:t>
              </m:r>
            </m:e>
          </m:acc>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w</m:t>
              </m:r>
            </m:e>
          </m:d>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ω</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t,y</m:t>
              </m:r>
            </m:e>
          </m:d>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rad>
                <m:radPr>
                  <m:degHide m:val="1"/>
                  <m:ctrlPr>
                    <w:rPr>
                      <w:rFonts w:ascii="Cambria Math" w:eastAsia="Cambria Math" w:hAnsi="Cambria Math" w:cs="Cambria Math"/>
                      <w:color w:val="000000"/>
                      <w:sz w:val="28"/>
                      <w:szCs w:val="28"/>
                    </w:rPr>
                  </m:ctrlPr>
                </m:radPr>
                <m:deg/>
                <m:e>
                  <m:r>
                    <w:rPr>
                      <w:rFonts w:ascii="Cambria Math" w:eastAsia="Cambria Math" w:hAnsi="Cambria Math" w:cs="Cambria Math"/>
                      <w:color w:val="000000"/>
                      <w:sz w:val="28"/>
                      <w:szCs w:val="28"/>
                    </w:rPr>
                    <m:t>2π</m:t>
                  </m:r>
                </m:e>
              </m:rad>
            </m:den>
          </m:f>
          <m:r>
            <w:rPr>
              <w:rFonts w:ascii="Cambria Math" w:eastAsia="Cambria Math" w:hAnsi="Cambria Math" w:cs="Cambria Math"/>
              <w:color w:val="000000"/>
              <w:sz w:val="28"/>
              <w:szCs w:val="28"/>
            </w:rPr>
            <m:t>∫ⅆω</m:t>
          </m:r>
          <m:acc>
            <m:accPr>
              <m:ctrlPr>
                <w:rPr>
                  <w:rFonts w:ascii="Cambria Math" w:eastAsia="Cambria Math" w:hAnsi="Cambria Math" w:cs="Cambria Math"/>
                  <w:color w:val="000000"/>
                  <w:sz w:val="28"/>
                  <w:szCs w:val="28"/>
                </w:rPr>
              </m:ctrlPr>
            </m:accPr>
            <m:e>
              <m:r>
                <w:rPr>
                  <w:rFonts w:ascii="Cambria Math" w:eastAsia="Cambria Math" w:hAnsi="Cambria Math" w:cs="Cambria Math"/>
                  <w:color w:val="000000"/>
                  <w:sz w:val="28"/>
                  <w:szCs w:val="28"/>
                </w:rPr>
                <m:t>f</m:t>
              </m:r>
            </m:e>
          </m:acc>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ω</m:t>
              </m:r>
            </m:e>
          </m:d>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ⅈωt</m:t>
              </m:r>
            </m:sup>
          </m:sSup>
          <m:r>
            <w:rPr>
              <w:rFonts w:ascii="Cambria Math" w:eastAsia="Cambria Math" w:hAnsi="Cambria Math" w:cs="Cambria Math"/>
              <w:color w:val="000000"/>
              <w:sz w:val="28"/>
              <w:szCs w:val="28"/>
            </w:rPr>
            <m:t>φ</m:t>
          </m:r>
          <m:d>
            <m:dPr>
              <m:ctrlPr>
                <w:rPr>
                  <w:rFonts w:ascii="Cambria Math" w:hAnsi="Cambria Math"/>
                </w:rPr>
              </m:ctrlPr>
            </m:dPr>
            <m:e>
              <m:r>
                <w:rPr>
                  <w:rFonts w:ascii="Cambria Math" w:eastAsia="Cambria Math" w:hAnsi="Cambria Math" w:cs="Cambria Math"/>
                  <w:color w:val="000000"/>
                  <w:sz w:val="28"/>
                  <w:szCs w:val="28"/>
                </w:rPr>
                <m:t>y-</m:t>
              </m:r>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log</m:t>
                  </m:r>
                </m:e>
              </m:box>
              <m:r>
                <w:rPr>
                  <w:rFonts w:ascii="Cambria Math" w:eastAsia="Cambria Math" w:hAnsi="Cambria Math" w:cs="Cambria Math"/>
                  <w:color w:val="000000"/>
                  <w:sz w:val="28"/>
                  <w:szCs w:val="28"/>
                </w:rPr>
                <m:t>log</m:t>
              </m:r>
              <m:r>
                <w:rPr>
                  <w:rFonts w:ascii="Cambria Math" w:hAnsi="Cambria Math"/>
                </w:rPr>
                <m:t xml:space="preserve"> ω </m:t>
              </m:r>
            </m:e>
          </m:d>
        </m:oMath>
      </m:oMathPara>
    </w:p>
    <w:p w14:paraId="00000103" w14:textId="77777777" w:rsidR="00C5037E" w:rsidRDefault="00E71261">
      <w:pPr>
        <w:spacing w:line="360" w:lineRule="auto"/>
        <w:rPr>
          <w:color w:val="000000"/>
          <w:sz w:val="28"/>
          <w:szCs w:val="28"/>
        </w:rPr>
      </w:pPr>
      <w:r>
        <w:rPr>
          <w:color w:val="000000"/>
          <w:sz w:val="28"/>
          <w:szCs w:val="28"/>
        </w:rPr>
        <w:t>Если мы введем замену параметризации, определив</w:t>
      </w:r>
    </w:p>
    <w:p w14:paraId="00000104" w14:textId="77777777" w:rsidR="00C5037E" w:rsidRPr="00C1337C" w:rsidRDefault="00B26CE1">
      <w:pPr>
        <w:spacing w:line="360" w:lineRule="auto"/>
        <w:jc w:val="center"/>
        <w:rPr>
          <w:color w:val="000000"/>
          <w:sz w:val="28"/>
          <w:szCs w:val="28"/>
          <w:lang w:val="en-US"/>
        </w:rPr>
      </w:pPr>
      <m:oMath>
        <m:acc>
          <m:accPr>
            <m:ctrlPr>
              <w:rPr>
                <w:rFonts w:ascii="Cambria Math" w:hAnsi="Cambria Math"/>
              </w:rPr>
            </m:ctrlPr>
          </m:accPr>
          <m:e>
            <m:r>
              <w:rPr>
                <w:rFonts w:ascii="Cambria Math" w:hAnsi="Cambria Math"/>
              </w:rPr>
              <m:t>ψ</m:t>
            </m:r>
          </m:e>
        </m:acc>
        <m:d>
          <m:dPr>
            <m:ctrlPr>
              <w:rPr>
                <w:rFonts w:ascii="Cambria Math" w:hAnsi="Cambria Math"/>
              </w:rPr>
            </m:ctrlPr>
          </m:d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lang w:val="en-US"/>
                  </w:rPr>
                  <m:t>ⅇ</m:t>
                </m:r>
              </m:e>
              <m:sup>
                <m:r>
                  <w:rPr>
                    <w:rFonts w:ascii="Cambria Math" w:eastAsia="Cambria Math" w:hAnsi="Cambria Math" w:cs="Cambria Math"/>
                    <w:color w:val="000000"/>
                    <w:sz w:val="28"/>
                    <w:szCs w:val="28"/>
                    <w:lang w:val="en-US"/>
                  </w:rPr>
                  <m:t>-</m:t>
                </m:r>
                <m:r>
                  <w:rPr>
                    <w:rFonts w:ascii="Cambria Math" w:eastAsia="Cambria Math" w:hAnsi="Cambria Math" w:cs="Cambria Math"/>
                    <w:color w:val="000000"/>
                    <w:sz w:val="28"/>
                    <w:szCs w:val="28"/>
                  </w:rPr>
                  <m:t>x</m:t>
                </m:r>
              </m:sup>
            </m:sSup>
          </m:e>
        </m:d>
        <m:r>
          <w:rPr>
            <w:rFonts w:ascii="Cambria Math" w:eastAsia="Cambria Math" w:hAnsi="Cambria Math" w:cs="Cambria Math"/>
            <w:color w:val="000000"/>
            <w:sz w:val="28"/>
            <w:szCs w:val="28"/>
            <w:lang w:val="en-US"/>
          </w:rPr>
          <m:t>=</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lang w:val="en-US"/>
                  </w:rPr>
                  <m:t>2</m:t>
                </m:r>
                <m:r>
                  <w:rPr>
                    <w:rFonts w:ascii="Cambria Math" w:eastAsia="Cambria Math" w:hAnsi="Cambria Math" w:cs="Cambria Math"/>
                    <w:color w:val="000000"/>
                    <w:sz w:val="28"/>
                    <w:szCs w:val="28"/>
                  </w:rPr>
                  <m:t>π</m:t>
                </m:r>
              </m:e>
            </m:d>
          </m:e>
          <m:sup>
            <m:r>
              <w:rPr>
                <w:rFonts w:ascii="Cambria Math" w:eastAsia="Cambria Math" w:hAnsi="Cambria Math" w:cs="Cambria Math"/>
                <w:color w:val="000000"/>
                <w:sz w:val="28"/>
                <w:szCs w:val="28"/>
                <w:lang w:val="en-US"/>
              </w:rPr>
              <m:t>-1∕2</m:t>
            </m:r>
          </m:sup>
        </m:sSup>
        <m:r>
          <w:rPr>
            <w:rFonts w:ascii="Cambria Math" w:eastAsia="Cambria Math" w:hAnsi="Cambria Math" w:cs="Cambria Math"/>
            <w:color w:val="000000"/>
            <w:sz w:val="28"/>
            <w:szCs w:val="28"/>
          </w:rPr>
          <m:t>φ</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x</m:t>
            </m:r>
          </m:e>
        </m:d>
      </m:oMath>
      <w:r w:rsidR="00E71261" w:rsidRPr="00C1337C">
        <w:rPr>
          <w:color w:val="000000"/>
          <w:sz w:val="28"/>
          <w:szCs w:val="28"/>
          <w:lang w:val="en-US"/>
        </w:rPr>
        <w:t xml:space="preserve">, </w:t>
      </w:r>
      <w:proofErr w:type="gramStart"/>
      <w:r w:rsidR="00E71261" w:rsidRPr="00C1337C">
        <w:rPr>
          <w:color w:val="000000"/>
          <w:sz w:val="28"/>
          <w:szCs w:val="28"/>
          <w:lang w:val="en-US"/>
        </w:rPr>
        <w:t>G(</w:t>
      </w:r>
      <w:proofErr w:type="gramEnd"/>
      <w:r w:rsidR="00E71261" w:rsidRPr="00C1337C">
        <w:rPr>
          <w:color w:val="000000"/>
          <w:sz w:val="28"/>
          <w:szCs w:val="28"/>
          <w:lang w:val="en-US"/>
        </w:rPr>
        <w:t>a, t) = F(t, log a),</w:t>
      </w:r>
    </w:p>
    <w:p w14:paraId="00000105" w14:textId="77777777" w:rsidR="00C5037E" w:rsidRDefault="00E71261">
      <w:pPr>
        <w:spacing w:line="360" w:lineRule="auto"/>
        <w:rPr>
          <w:color w:val="000000"/>
          <w:sz w:val="28"/>
          <w:szCs w:val="28"/>
        </w:rPr>
      </w:pPr>
      <w:r>
        <w:rPr>
          <w:color w:val="000000"/>
          <w:sz w:val="28"/>
          <w:szCs w:val="28"/>
        </w:rPr>
        <w:t>то получим</w:t>
      </w:r>
    </w:p>
    <w:p w14:paraId="00000106" w14:textId="77777777" w:rsidR="00C5037E" w:rsidRDefault="00E7126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G</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a,t</m:t>
              </m:r>
            </m:e>
          </m:d>
          <m:r>
            <w:rPr>
              <w:rFonts w:ascii="Cambria Math" w:eastAsia="Cambria Math" w:hAnsi="Cambria Math" w:cs="Cambria Math"/>
              <w:color w:val="000000"/>
              <w:sz w:val="28"/>
              <w:szCs w:val="28"/>
            </w:rPr>
            <m:t>=∫ⅆtf</m:t>
          </m:r>
          <m:d>
            <m:dPr>
              <m:ctrlPr>
                <w:rPr>
                  <w:rFonts w:ascii="Cambria Math" w:eastAsia="Cambria Math" w:hAnsi="Cambria Math" w:cs="Cambria Math"/>
                  <w:color w:val="000000"/>
                  <w:sz w:val="28"/>
                  <w:szCs w:val="28"/>
                </w:rPr>
              </m:ctrlPr>
            </m:d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m:t>
                  </m:r>
                </m:sup>
              </m:sSup>
            </m:e>
          </m:d>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m:t>
                      </m:r>
                    </m:sup>
                  </m:sSup>
                </m:e>
              </m:d>
            </m:e>
          </m:d>
        </m:oMath>
      </m:oMathPara>
    </w:p>
    <w:p w14:paraId="00000108" w14:textId="5ADA28A7" w:rsidR="00C5037E" w:rsidRDefault="00E71261" w:rsidP="00DF3475">
      <w:pPr>
        <w:spacing w:line="360" w:lineRule="auto"/>
        <w:jc w:val="both"/>
        <w:rPr>
          <w:color w:val="000000"/>
          <w:sz w:val="28"/>
          <w:szCs w:val="28"/>
        </w:rPr>
      </w:pPr>
      <w:r>
        <w:rPr>
          <w:color w:val="000000"/>
          <w:sz w:val="28"/>
          <w:szCs w:val="28"/>
        </w:rPr>
        <w:t xml:space="preserve">что с точностью до нормировки является вейвлет-преобразованием. Параметр сжатия возникает естественным образом вследствие логарифмического сдвига в </w:t>
      </w:r>
      <m:oMath>
        <m:sSub>
          <m:sSubPr>
            <m:ctrlPr>
              <w:rPr>
                <w:rFonts w:ascii="Cambria Math" w:hAnsi="Cambria Math"/>
              </w:rPr>
            </m:ctrlPr>
          </m:sSubPr>
          <m:e>
            <m:r>
              <w:rPr>
                <w:rFonts w:ascii="Cambria Math" w:hAnsi="Cambria Math"/>
              </w:rPr>
              <m:t>φ</m:t>
            </m:r>
          </m:e>
          <m:sub>
            <m:r>
              <w:rPr>
                <w:rFonts w:ascii="Cambria Math" w:hAnsi="Cambria Math"/>
              </w:rPr>
              <m:t>ω</m:t>
            </m:r>
          </m:sub>
        </m:sSub>
      </m:oMath>
      <w:r>
        <w:rPr>
          <w:color w:val="000000"/>
          <w:sz w:val="28"/>
          <w:szCs w:val="28"/>
        </w:rPr>
        <w:t xml:space="preserve">. Появление вейвлет-преобразования на первой стадии нашего собственного биологического акустического анализа дает основание предполагать, что методы акустического анализа, основанные на вейвлетах, имеют лучшие шансы </w:t>
      </w:r>
      <w:r>
        <w:rPr>
          <w:color w:val="000000"/>
          <w:sz w:val="28"/>
          <w:szCs w:val="28"/>
        </w:rPr>
        <w:lastRenderedPageBreak/>
        <w:t xml:space="preserve">привести, например, к схемам сжатия, с искажениями, </w:t>
      </w:r>
      <w:proofErr w:type="spellStart"/>
      <w:r>
        <w:rPr>
          <w:color w:val="000000"/>
          <w:sz w:val="28"/>
          <w:szCs w:val="28"/>
        </w:rPr>
        <w:t>невоспринимаемыми</w:t>
      </w:r>
      <w:proofErr w:type="spellEnd"/>
      <w:r>
        <w:rPr>
          <w:color w:val="000000"/>
          <w:sz w:val="28"/>
          <w:szCs w:val="28"/>
        </w:rPr>
        <w:t xml:space="preserve"> нашим ухом, чем другие методы.</w:t>
      </w:r>
    </w:p>
    <w:p w14:paraId="0EB878B9" w14:textId="77777777" w:rsidR="00E07561" w:rsidRDefault="00E07561" w:rsidP="00DF3475">
      <w:pPr>
        <w:spacing w:line="360" w:lineRule="auto"/>
        <w:jc w:val="both"/>
        <w:rPr>
          <w:color w:val="000000"/>
          <w:sz w:val="28"/>
          <w:szCs w:val="28"/>
        </w:rPr>
      </w:pPr>
    </w:p>
    <w:p w14:paraId="2C41D101" w14:textId="77777777" w:rsidR="00533F09" w:rsidRDefault="00533F09" w:rsidP="00336788">
      <w:pPr>
        <w:spacing w:line="360" w:lineRule="auto"/>
        <w:ind w:firstLine="708"/>
        <w:rPr>
          <w:rStyle w:val="13"/>
          <w:spacing w:val="0"/>
        </w:rPr>
      </w:pPr>
      <w:bookmarkStart w:id="24" w:name="_heading=h.2s8eyo1" w:colFirst="0" w:colLast="0"/>
      <w:bookmarkStart w:id="25" w:name="_Toc74560142"/>
      <w:bookmarkStart w:id="26" w:name="_Toc74560301"/>
      <w:bookmarkEnd w:id="24"/>
    </w:p>
    <w:p w14:paraId="201014DD" w14:textId="77777777" w:rsidR="00533F09" w:rsidRDefault="00533F09" w:rsidP="00336788">
      <w:pPr>
        <w:spacing w:line="360" w:lineRule="auto"/>
        <w:ind w:firstLine="708"/>
        <w:rPr>
          <w:rStyle w:val="13"/>
          <w:spacing w:val="0"/>
        </w:rPr>
      </w:pPr>
    </w:p>
    <w:p w14:paraId="3F21AC8C" w14:textId="77777777" w:rsidR="00533F09" w:rsidRDefault="00533F09" w:rsidP="00336788">
      <w:pPr>
        <w:spacing w:line="360" w:lineRule="auto"/>
        <w:ind w:firstLine="708"/>
        <w:rPr>
          <w:rStyle w:val="13"/>
          <w:spacing w:val="0"/>
        </w:rPr>
      </w:pPr>
    </w:p>
    <w:p w14:paraId="3C757ECA" w14:textId="77777777" w:rsidR="00533F09" w:rsidRDefault="00533F09" w:rsidP="00336788">
      <w:pPr>
        <w:spacing w:line="360" w:lineRule="auto"/>
        <w:ind w:firstLine="708"/>
        <w:rPr>
          <w:rStyle w:val="13"/>
          <w:spacing w:val="0"/>
        </w:rPr>
      </w:pPr>
    </w:p>
    <w:p w14:paraId="14FC3749" w14:textId="77777777" w:rsidR="00533F09" w:rsidRDefault="00533F09" w:rsidP="00336788">
      <w:pPr>
        <w:spacing w:line="360" w:lineRule="auto"/>
        <w:ind w:firstLine="708"/>
        <w:rPr>
          <w:rStyle w:val="13"/>
          <w:spacing w:val="0"/>
        </w:rPr>
      </w:pPr>
    </w:p>
    <w:p w14:paraId="0000010B" w14:textId="028DCCF3" w:rsidR="00C5037E" w:rsidRPr="00EB46EB" w:rsidRDefault="00E71261" w:rsidP="00336788">
      <w:pPr>
        <w:spacing w:line="360" w:lineRule="auto"/>
        <w:ind w:firstLine="708"/>
        <w:rPr>
          <w:rStyle w:val="13"/>
          <w:spacing w:val="0"/>
        </w:rPr>
      </w:pPr>
      <w:r w:rsidRPr="00EB46EB">
        <w:rPr>
          <w:rStyle w:val="13"/>
          <w:spacing w:val="0"/>
        </w:rPr>
        <w:t>1.3 Типы вейвлет-преобразований</w:t>
      </w:r>
      <w:bookmarkEnd w:id="25"/>
      <w:bookmarkEnd w:id="26"/>
    </w:p>
    <w:p w14:paraId="0000010C" w14:textId="77777777" w:rsidR="00C5037E" w:rsidRDefault="00C5037E">
      <w:pPr>
        <w:spacing w:line="360" w:lineRule="auto"/>
        <w:rPr>
          <w:color w:val="000000"/>
          <w:sz w:val="28"/>
          <w:szCs w:val="28"/>
        </w:rPr>
      </w:pPr>
    </w:p>
    <w:p w14:paraId="0000010D" w14:textId="77777777" w:rsidR="00C5037E" w:rsidRDefault="00E71261" w:rsidP="00336788">
      <w:pPr>
        <w:pStyle w:val="22"/>
        <w:ind w:firstLine="708"/>
        <w:jc w:val="left"/>
      </w:pPr>
      <w:bookmarkStart w:id="27" w:name="_heading=h.17dp8vu" w:colFirst="0" w:colLast="0"/>
      <w:bookmarkStart w:id="28" w:name="_Toc74560143"/>
      <w:bookmarkStart w:id="29" w:name="_Toc74560302"/>
      <w:bookmarkEnd w:id="27"/>
      <w:r>
        <w:t>1.3.1 Непрерывные вейвлет-преобразования</w:t>
      </w:r>
      <w:bookmarkEnd w:id="28"/>
      <w:bookmarkEnd w:id="29"/>
    </w:p>
    <w:p w14:paraId="0000010E" w14:textId="77777777" w:rsidR="00C5037E" w:rsidRDefault="00C5037E">
      <w:pPr>
        <w:spacing w:line="360" w:lineRule="auto"/>
        <w:rPr>
          <w:b/>
          <w:color w:val="000000"/>
          <w:sz w:val="28"/>
          <w:szCs w:val="28"/>
        </w:rPr>
      </w:pPr>
    </w:p>
    <w:p w14:paraId="0000010F" w14:textId="77777777" w:rsidR="00C5037E" w:rsidRDefault="00E71261" w:rsidP="00DF3475">
      <w:pPr>
        <w:spacing w:line="360" w:lineRule="auto"/>
        <w:ind w:firstLine="708"/>
        <w:jc w:val="both"/>
        <w:rPr>
          <w:color w:val="000000"/>
          <w:sz w:val="28"/>
          <w:szCs w:val="28"/>
        </w:rPr>
      </w:pPr>
      <w:r>
        <w:rPr>
          <w:color w:val="000000"/>
          <w:sz w:val="28"/>
          <w:szCs w:val="28"/>
        </w:rPr>
        <w:t xml:space="preserve">Здесь параметры сдвига и сжатия а, b непрерывно меняются </w:t>
      </w:r>
    </w:p>
    <w:p w14:paraId="00000111" w14:textId="18EB2568" w:rsidR="00C5037E" w:rsidRDefault="00E71261" w:rsidP="00DF3475">
      <w:pPr>
        <w:spacing w:line="360" w:lineRule="auto"/>
        <w:jc w:val="both"/>
        <w:rPr>
          <w:color w:val="000000"/>
          <w:sz w:val="28"/>
          <w:szCs w:val="28"/>
        </w:rPr>
      </w:pPr>
      <w:r>
        <w:rPr>
          <w:color w:val="000000"/>
          <w:sz w:val="28"/>
          <w:szCs w:val="28"/>
        </w:rPr>
        <w:t xml:space="preserve">вдоль R, с ограничением а </w:t>
      </w:r>
      <m:oMath>
        <m:r>
          <w:rPr>
            <w:rFonts w:ascii="Cambria Math" w:eastAsia="Cambria Math" w:hAnsi="Cambria Math" w:cs="Cambria Math"/>
            <w:color w:val="000000"/>
            <w:sz w:val="28"/>
            <w:szCs w:val="28"/>
          </w:rPr>
          <m:t xml:space="preserve">≠ </m:t>
        </m:r>
      </m:oMath>
      <w:r>
        <w:rPr>
          <w:color w:val="000000"/>
          <w:sz w:val="28"/>
          <w:szCs w:val="28"/>
        </w:rPr>
        <w:t xml:space="preserve">0. Вейвлет-преобразование задается формулой </w:t>
      </w:r>
    </w:p>
    <w:p w14:paraId="00000112" w14:textId="47D3FEE4" w:rsidR="00C5037E" w:rsidRDefault="00B26CE1" w:rsidP="00DF3475">
      <w:pPr>
        <w:spacing w:line="360" w:lineRule="auto"/>
        <w:jc w:val="center"/>
        <w:rPr>
          <w:color w:val="000000"/>
          <w:sz w:val="28"/>
          <w:szCs w:val="28"/>
        </w:rPr>
      </w:pPr>
      <m:oMath>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Tf</m:t>
            </m:r>
          </m:e>
        </m:d>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a,b</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m:t>
                </m:r>
              </m:e>
            </m:d>
          </m:e>
          <m:sup>
            <m:r>
              <w:rPr>
                <w:rFonts w:ascii="Cambria Math" w:eastAsia="Cambria Math" w:hAnsi="Cambria Math" w:cs="Cambria Math"/>
                <w:color w:val="000000"/>
                <w:sz w:val="28"/>
                <w:szCs w:val="28"/>
              </w:rPr>
              <m:t>-1∕2</m:t>
            </m:r>
          </m:sup>
        </m:sSup>
        <m:r>
          <w:rPr>
            <w:rFonts w:ascii="Cambria Math" w:eastAsia="Cambria Math" w:hAnsi="Cambria Math" w:cs="Cambria Math"/>
            <w:color w:val="000000"/>
            <w:sz w:val="28"/>
            <w:szCs w:val="28"/>
          </w:rPr>
          <m:t>∫ⅆtf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t-b</m:t>
                </m:r>
              </m:num>
              <m:den>
                <m:r>
                  <w:rPr>
                    <w:rFonts w:ascii="Cambria Math" w:eastAsia="Cambria Math" w:hAnsi="Cambria Math" w:cs="Cambria Math"/>
                    <w:color w:val="000000"/>
                    <w:sz w:val="28"/>
                    <w:szCs w:val="28"/>
                  </w:rPr>
                  <m:t>a</m:t>
                </m:r>
              </m:den>
            </m:f>
          </m:e>
        </m:d>
      </m:oMath>
      <w:r w:rsidR="00E71261">
        <w:rPr>
          <w:color w:val="000000"/>
          <w:sz w:val="28"/>
          <w:szCs w:val="28"/>
        </w:rPr>
        <w:t xml:space="preserve"> (2.1),</w:t>
      </w:r>
    </w:p>
    <w:p w14:paraId="00000113" w14:textId="77777777" w:rsidR="00C5037E" w:rsidRDefault="00E71261" w:rsidP="00DF3475">
      <w:pPr>
        <w:spacing w:line="360" w:lineRule="auto"/>
        <w:jc w:val="both"/>
        <w:rPr>
          <w:color w:val="000000"/>
          <w:sz w:val="28"/>
          <w:szCs w:val="28"/>
        </w:rPr>
      </w:pPr>
      <w:r>
        <w:rPr>
          <w:color w:val="000000"/>
          <w:sz w:val="28"/>
          <w:szCs w:val="28"/>
        </w:rPr>
        <w:t xml:space="preserve">любая функция может быть восстановлена с помощью формулы обращения </w:t>
      </w:r>
    </w:p>
    <w:p w14:paraId="00000114" w14:textId="624FF7D0" w:rsidR="00C5037E" w:rsidRDefault="00E71261">
      <w:pPr>
        <w:spacing w:line="360" w:lineRule="auto"/>
        <w:jc w:val="center"/>
        <w:rPr>
          <w:color w:val="000000"/>
          <w:sz w:val="28"/>
          <w:szCs w:val="28"/>
        </w:rPr>
      </w:pPr>
      <m:oMath>
        <m:r>
          <w:rPr>
            <w:rFonts w:ascii="Cambria Math" w:eastAsia="Cambria Math" w:hAnsi="Cambria Math" w:cs="Cambria Math"/>
            <w:color w:val="000000"/>
            <w:sz w:val="28"/>
            <w:szCs w:val="28"/>
          </w:rPr>
          <m:t>f=</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ψ</m:t>
            </m:r>
          </m:sub>
          <m:sup>
            <m:r>
              <w:rPr>
                <w:rFonts w:ascii="Cambria Math" w:eastAsia="Cambria Math" w:hAnsi="Cambria Math" w:cs="Cambria Math"/>
                <w:color w:val="000000"/>
                <w:sz w:val="28"/>
                <w:szCs w:val="28"/>
              </w:rPr>
              <m:t>-1</m:t>
            </m:r>
          </m:sup>
        </m:sSubSup>
        <m:sSubSup>
          <m:sSubSupPr>
            <m:ctrlPr>
              <w:rPr>
                <w:rFonts w:ascii="Cambria Math" w:eastAsia="Cambria Math" w:hAnsi="Cambria Math" w:cs="Cambria Math"/>
                <w:color w:val="000000"/>
                <w:sz w:val="28"/>
                <w:szCs w:val="28"/>
              </w:rPr>
            </m:ctrlPr>
          </m:sSubSupPr>
          <m:e>
            <m:r>
              <w:rPr>
                <w:rFonts w:ascii="Cambria Math" w:hAnsi="Cambria Math"/>
              </w:rPr>
              <m:t>∬</m:t>
            </m:r>
          </m:e>
          <m:sub>
            <m:r>
              <w:rPr>
                <w:rFonts w:ascii="Cambria Math" w:eastAsia="Cambria Math" w:hAnsi="Cambria Math" w:cs="Cambria Math"/>
                <w:color w:val="000000"/>
                <w:sz w:val="28"/>
                <w:szCs w:val="28"/>
              </w:rPr>
              <m:t>-∞</m:t>
            </m:r>
          </m:sub>
          <m:sup>
            <m:r>
              <w:rPr>
                <w:rFonts w:ascii="Cambria Math" w:eastAsia="Cambria Math" w:hAnsi="Cambria Math" w:cs="Cambria Math"/>
                <w:color w:val="000000"/>
                <w:sz w:val="28"/>
                <w:szCs w:val="28"/>
              </w:rPr>
              <m:t>∞∞</m:t>
            </m:r>
          </m:sup>
        </m:sSubSup>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ⅆaⅆb</m:t>
            </m:r>
          </m:num>
          <m:den>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a</m:t>
                </m:r>
              </m:e>
              <m:sup>
                <m:r>
                  <w:rPr>
                    <w:rFonts w:ascii="Cambria Math" w:eastAsia="Cambria Math" w:hAnsi="Cambria Math" w:cs="Cambria Math"/>
                    <w:color w:val="000000"/>
                    <w:sz w:val="28"/>
                    <w:szCs w:val="28"/>
                  </w:rPr>
                  <m:t>2</m:t>
                </m:r>
              </m:sup>
            </m:sSup>
          </m:den>
        </m:f>
        <m:r>
          <w:rPr>
            <w:rFonts w:ascii="Cambria Math" w:hAnsi="Cambria Math"/>
          </w:rPr>
          <m:t>⟨</m:t>
        </m:r>
        <m:r>
          <w:rPr>
            <w:rFonts w:ascii="Cambria Math" w:eastAsia="Cambria Math" w:hAnsi="Cambria Math" w:cs="Cambria Math"/>
            <w:color w:val="000000"/>
            <w:sz w:val="28"/>
            <w:szCs w:val="28"/>
          </w:rPr>
          <m:t>f,</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ψ</m:t>
            </m:r>
          </m:e>
          <m:sub>
            <m:r>
              <w:rPr>
                <w:rFonts w:ascii="Cambria Math" w:eastAsia="Cambria Math" w:hAnsi="Cambria Math" w:cs="Cambria Math"/>
                <w:color w:val="000000"/>
                <w:sz w:val="28"/>
                <w:szCs w:val="28"/>
              </w:rPr>
              <m:t>a,b</m:t>
            </m:r>
          </m:sub>
        </m:sSub>
        <m:r>
          <w:rPr>
            <w:rFonts w:ascii="Cambria Math" w:hAnsi="Cambria Math"/>
          </w:rPr>
          <m:t>⟩</m:t>
        </m:r>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Pr>
          <w:color w:val="000000"/>
          <w:sz w:val="28"/>
          <w:szCs w:val="28"/>
        </w:rPr>
        <w:t xml:space="preserve">    (3.1)</w:t>
      </w:r>
    </w:p>
    <w:p w14:paraId="00000115" w14:textId="77777777" w:rsidR="00C5037E" w:rsidRDefault="00E71261" w:rsidP="00DF3475">
      <w:pPr>
        <w:spacing w:line="360" w:lineRule="auto"/>
        <w:jc w:val="both"/>
        <w:rPr>
          <w:color w:val="000000"/>
          <w:sz w:val="28"/>
          <w:szCs w:val="28"/>
        </w:rPr>
      </w:pPr>
      <w:r>
        <w:rPr>
          <w:color w:val="000000"/>
          <w:sz w:val="28"/>
          <w:szCs w:val="28"/>
        </w:rPr>
        <w:t xml:space="preserve">где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x</m:t>
            </m:r>
          </m:e>
        </m:d>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a</m:t>
                </m:r>
              </m:e>
            </m:d>
          </m:e>
          <m:sup>
            <m:r>
              <w:rPr>
                <w:rFonts w:ascii="Cambria Math" w:eastAsia="Cambria Math" w:hAnsi="Cambria Math" w:cs="Cambria Math"/>
                <w:color w:val="000000"/>
                <w:sz w:val="28"/>
                <w:szCs w:val="28"/>
              </w:rPr>
              <m:t>-1∕2</m:t>
            </m:r>
          </m:sup>
        </m:sSup>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x-b</m:t>
                </m:r>
              </m:num>
              <m:den>
                <m:r>
                  <w:rPr>
                    <w:rFonts w:ascii="Cambria Math" w:eastAsia="Cambria Math" w:hAnsi="Cambria Math" w:cs="Cambria Math"/>
                    <w:color w:val="000000"/>
                    <w:sz w:val="28"/>
                    <w:szCs w:val="28"/>
                  </w:rPr>
                  <m:t>a</m:t>
                </m:r>
              </m:den>
            </m:f>
          </m:e>
        </m:d>
      </m:oMath>
      <w:r>
        <w:rPr>
          <w:color w:val="000000"/>
          <w:sz w:val="28"/>
          <w:szCs w:val="28"/>
        </w:rPr>
        <w:t xml:space="preserve">, а </w:t>
      </w:r>
      <w:proofErr w:type="gramStart"/>
      <w:r>
        <w:rPr>
          <w:color w:val="000000"/>
          <w:sz w:val="28"/>
          <w:szCs w:val="28"/>
        </w:rPr>
        <w:t xml:space="preserve">&lt; </w:t>
      </w:r>
      <w:r>
        <w:rPr>
          <w:color w:val="000000"/>
          <w:sz w:val="28"/>
          <w:szCs w:val="28"/>
          <w:vertAlign w:val="superscript"/>
        </w:rPr>
        <w:t>,</w:t>
      </w:r>
      <w:proofErr w:type="gramEnd"/>
      <w:r>
        <w:rPr>
          <w:color w:val="000000"/>
          <w:sz w:val="28"/>
          <w:szCs w:val="28"/>
          <w:vertAlign w:val="superscript"/>
        </w:rPr>
        <w:t xml:space="preserve"> </w:t>
      </w:r>
      <w:r>
        <w:rPr>
          <w:color w:val="000000"/>
          <w:sz w:val="28"/>
          <w:szCs w:val="28"/>
        </w:rPr>
        <w:t xml:space="preserve">&gt; обозначает скалярное произведение </w:t>
      </w:r>
    </w:p>
    <w:p w14:paraId="00000116" w14:textId="77777777" w:rsidR="00C5037E" w:rsidRDefault="00E71261" w:rsidP="00DF3475">
      <w:pPr>
        <w:spacing w:line="360" w:lineRule="auto"/>
        <w:jc w:val="both"/>
        <w:rPr>
          <w:color w:val="000000"/>
          <w:sz w:val="28"/>
          <w:szCs w:val="28"/>
        </w:rPr>
      </w:pPr>
      <w:r>
        <w:rPr>
          <w:color w:val="000000"/>
          <w:sz w:val="28"/>
          <w:szCs w:val="28"/>
        </w:rPr>
        <w:t>в L</w:t>
      </w:r>
      <w:r>
        <w:rPr>
          <w:color w:val="000000"/>
          <w:sz w:val="28"/>
          <w:szCs w:val="28"/>
          <w:vertAlign w:val="superscript"/>
        </w:rPr>
        <w:t>2</w:t>
      </w:r>
      <w:r>
        <w:rPr>
          <w:color w:val="000000"/>
          <w:sz w:val="28"/>
          <w:szCs w:val="28"/>
        </w:rPr>
        <w:t>. Постоянная С</w:t>
      </w:r>
      <m:oMath>
        <m:r>
          <w:rPr>
            <w:rFonts w:ascii="Cambria Math" w:hAnsi="Cambria Math"/>
          </w:rPr>
          <m:t>ψ</m:t>
        </m:r>
      </m:oMath>
      <w:r>
        <w:rPr>
          <w:color w:val="000000"/>
          <w:sz w:val="28"/>
          <w:szCs w:val="28"/>
        </w:rPr>
        <w:t xml:space="preserve"> зависит только от </w:t>
      </w:r>
      <m:oMath>
        <m:r>
          <w:rPr>
            <w:rFonts w:ascii="Cambria Math" w:hAnsi="Cambria Math"/>
          </w:rPr>
          <m:t>ψ</m:t>
        </m:r>
      </m:oMath>
      <w:r>
        <w:rPr>
          <w:color w:val="000000"/>
          <w:sz w:val="28"/>
          <w:szCs w:val="28"/>
        </w:rPr>
        <w:t xml:space="preserve"> и дается формулой</w:t>
      </w:r>
    </w:p>
    <w:p w14:paraId="00000117" w14:textId="77777777" w:rsidR="00C5037E" w:rsidRDefault="00B26CE1">
      <w:pPr>
        <w:spacing w:line="360" w:lineRule="auto"/>
        <w:jc w:val="cente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ψ</m:t>
            </m:r>
          </m:sub>
        </m:sSub>
        <m:r>
          <w:rPr>
            <w:rFonts w:ascii="Cambria Math" w:eastAsia="Cambria Math" w:hAnsi="Cambria Math" w:cs="Cambria Math"/>
            <w:color w:val="000000"/>
            <w:sz w:val="28"/>
            <w:szCs w:val="28"/>
          </w:rPr>
          <m:t>=2π</m:t>
        </m:r>
        <m:nary>
          <m:naryPr>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m:t>
            </m:r>
          </m:sub>
          <m:sup>
            <m:r>
              <w:rPr>
                <w:rFonts w:ascii="Cambria Math" w:eastAsia="Cambria Math" w:hAnsi="Cambria Math" w:cs="Cambria Math"/>
                <w:color w:val="000000"/>
                <w:sz w:val="28"/>
                <w:szCs w:val="28"/>
              </w:rPr>
              <m:t>∞</m:t>
            </m:r>
          </m:sup>
          <m:e/>
        </m:nary>
        <m:r>
          <w:rPr>
            <w:rFonts w:ascii="Cambria Math" w:eastAsia="Cambria Math" w:hAnsi="Cambria Math" w:cs="Cambria Math"/>
            <w:color w:val="000000"/>
            <w:sz w:val="28"/>
            <w:szCs w:val="28"/>
          </w:rPr>
          <m:t>ⅆξ</m:t>
        </m:r>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acc>
                  <m:accPr>
                    <m:ctrlPr>
                      <w:rPr>
                        <w:rFonts w:ascii="Cambria Math" w:eastAsia="Cambria Math" w:hAnsi="Cambria Math" w:cs="Cambria Math"/>
                        <w:color w:val="000000"/>
                        <w:sz w:val="28"/>
                        <w:szCs w:val="28"/>
                      </w:rPr>
                    </m:ctrlPr>
                  </m:accPr>
                  <m:e>
                    <m:r>
                      <w:rPr>
                        <w:rFonts w:ascii="Cambria Math" w:eastAsia="Cambria Math" w:hAnsi="Cambria Math" w:cs="Cambria Math"/>
                        <w:color w:val="000000"/>
                        <w:sz w:val="28"/>
                        <w:szCs w:val="28"/>
                      </w:rPr>
                      <m:t>ψ</m:t>
                    </m:r>
                  </m:e>
                </m:acc>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ξ</m:t>
                    </m:r>
                  </m:e>
                </m:d>
              </m:e>
            </m:d>
          </m:e>
          <m:sup>
            <m:r>
              <w:rPr>
                <w:rFonts w:ascii="Cambria Math" w:eastAsia="Cambria Math" w:hAnsi="Cambria Math" w:cs="Cambria Math"/>
                <w:color w:val="000000"/>
                <w:sz w:val="28"/>
                <w:szCs w:val="28"/>
              </w:rPr>
              <m:t>2</m:t>
            </m:r>
          </m:sup>
        </m:sSup>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ξ</m:t>
                </m:r>
              </m:e>
            </m:d>
          </m:e>
          <m:sup>
            <m:r>
              <w:rPr>
                <w:rFonts w:ascii="Cambria Math" w:eastAsia="Cambria Math" w:hAnsi="Cambria Math" w:cs="Cambria Math"/>
                <w:color w:val="000000"/>
                <w:sz w:val="28"/>
                <w:szCs w:val="28"/>
              </w:rPr>
              <m:t>-1</m:t>
            </m:r>
          </m:sup>
        </m:sSup>
      </m:oMath>
      <w:r w:rsidR="00E71261">
        <w:rPr>
          <w:color w:val="000000"/>
          <w:sz w:val="28"/>
          <w:szCs w:val="28"/>
        </w:rPr>
        <w:t xml:space="preserve">   (3.2)</w:t>
      </w:r>
    </w:p>
    <w:p w14:paraId="00000118" w14:textId="77777777" w:rsidR="00C5037E" w:rsidRDefault="00E71261" w:rsidP="00DF3475">
      <w:pPr>
        <w:spacing w:line="360" w:lineRule="auto"/>
        <w:jc w:val="both"/>
        <w:rPr>
          <w:color w:val="000000"/>
          <w:sz w:val="28"/>
          <w:szCs w:val="28"/>
        </w:rPr>
      </w:pPr>
      <w:r>
        <w:rPr>
          <w:color w:val="000000"/>
          <w:sz w:val="28"/>
          <w:szCs w:val="28"/>
        </w:rPr>
        <w:t xml:space="preserve">мы предполагаем, что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ψ</m:t>
            </m:r>
          </m:sub>
        </m:sSub>
      </m:oMath>
      <w:r>
        <w:rPr>
          <w:color w:val="000000"/>
          <w:sz w:val="28"/>
          <w:szCs w:val="28"/>
        </w:rPr>
        <w:t xml:space="preserve"> &lt; </w:t>
      </w:r>
      <m:oMath>
        <m:r>
          <w:rPr>
            <w:rFonts w:ascii="Cambria Math" w:hAnsi="Cambria Math"/>
          </w:rPr>
          <m:t>∞</m:t>
        </m:r>
      </m:oMath>
      <w:r>
        <w:rPr>
          <w:color w:val="000000"/>
          <w:sz w:val="28"/>
          <w:szCs w:val="28"/>
        </w:rPr>
        <w:t xml:space="preserve"> (в противном случае (3.1) не имеет </w:t>
      </w:r>
    </w:p>
    <w:p w14:paraId="00000119" w14:textId="77777777" w:rsidR="00C5037E" w:rsidRDefault="00E71261" w:rsidP="00DF3475">
      <w:pPr>
        <w:spacing w:line="360" w:lineRule="auto"/>
        <w:jc w:val="both"/>
        <w:rPr>
          <w:color w:val="000000"/>
          <w:sz w:val="28"/>
          <w:szCs w:val="28"/>
        </w:rPr>
      </w:pPr>
      <w:r>
        <w:rPr>
          <w:color w:val="000000"/>
          <w:sz w:val="28"/>
          <w:szCs w:val="28"/>
        </w:rPr>
        <w:t xml:space="preserve">смысла). Если </w:t>
      </w:r>
      <m:oMath>
        <m:r>
          <w:rPr>
            <w:rFonts w:ascii="Cambria Math" w:hAnsi="Cambria Math"/>
          </w:rPr>
          <m:t>ψ</m:t>
        </m:r>
      </m:oMath>
      <w:r>
        <w:rPr>
          <w:color w:val="000000"/>
          <w:sz w:val="28"/>
          <w:szCs w:val="28"/>
        </w:rPr>
        <w:t xml:space="preserve"> — функция из L</w:t>
      </w:r>
      <w:r>
        <w:rPr>
          <w:color w:val="000000"/>
          <w:sz w:val="28"/>
          <w:szCs w:val="28"/>
          <w:vertAlign w:val="superscript"/>
        </w:rPr>
        <w:t>1</w:t>
      </w:r>
      <w:r>
        <w:rPr>
          <w:color w:val="000000"/>
          <w:sz w:val="28"/>
          <w:szCs w:val="28"/>
        </w:rPr>
        <w:t xml:space="preserve">(R) (как раз такие случаи представляют практический интерес), то </w:t>
      </w:r>
      <m:oMath>
        <m:acc>
          <m:accPr>
            <m:ctrlPr>
              <w:rPr>
                <w:rFonts w:ascii="Cambria Math" w:hAnsi="Cambria Math"/>
              </w:rPr>
            </m:ctrlPr>
          </m:accPr>
          <m:e>
            <m:r>
              <w:rPr>
                <w:rFonts w:ascii="Cambria Math" w:hAnsi="Cambria Math"/>
              </w:rPr>
              <m:t>ψ</m:t>
            </m:r>
          </m:e>
        </m:acc>
      </m:oMath>
      <w:r>
        <w:rPr>
          <w:color w:val="000000"/>
          <w:sz w:val="28"/>
          <w:szCs w:val="28"/>
        </w:rPr>
        <w:t xml:space="preserve"> является непрерывным, тогда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ψ</m:t>
            </m:r>
          </m:sub>
        </m:sSub>
      </m:oMath>
      <w:r>
        <w:rPr>
          <w:color w:val="000000"/>
          <w:sz w:val="28"/>
          <w:szCs w:val="28"/>
        </w:rPr>
        <w:t xml:space="preserve"> мо- </w:t>
      </w:r>
    </w:p>
    <w:p w14:paraId="0000011A" w14:textId="77777777" w:rsidR="00C5037E" w:rsidRDefault="00E71261" w:rsidP="00DF3475">
      <w:pPr>
        <w:spacing w:line="360" w:lineRule="auto"/>
        <w:jc w:val="both"/>
        <w:rPr>
          <w:color w:val="000000"/>
          <w:sz w:val="28"/>
          <w:szCs w:val="28"/>
        </w:rPr>
      </w:pPr>
      <w:proofErr w:type="spellStart"/>
      <w:r>
        <w:rPr>
          <w:color w:val="000000"/>
          <w:sz w:val="28"/>
          <w:szCs w:val="28"/>
        </w:rPr>
        <w:t>жет</w:t>
      </w:r>
      <w:proofErr w:type="spellEnd"/>
      <w:r>
        <w:rPr>
          <w:color w:val="000000"/>
          <w:sz w:val="28"/>
          <w:szCs w:val="28"/>
        </w:rPr>
        <w:t xml:space="preserve"> иметь конечное значение только если </w:t>
      </w:r>
      <m:oMath>
        <m:r>
          <w:rPr>
            <w:rFonts w:ascii="Cambria Math" w:eastAsia="Cambria Math" w:hAnsi="Cambria Math" w:cs="Cambria Math"/>
            <w:color w:val="000000"/>
            <w:sz w:val="28"/>
            <w:szCs w:val="28"/>
          </w:rPr>
          <m:t xml:space="preserve"> </m:t>
        </m:r>
        <m:acc>
          <m:accPr>
            <m:ctrlPr>
              <w:rPr>
                <w:rFonts w:ascii="Cambria Math" w:eastAsia="Cambria Math" w:hAnsi="Cambria Math" w:cs="Cambria Math"/>
                <w:color w:val="000000"/>
                <w:sz w:val="28"/>
                <w:szCs w:val="28"/>
              </w:rPr>
            </m:ctrlPr>
          </m:accPr>
          <m:e>
            <m:r>
              <w:rPr>
                <w:rFonts w:ascii="Cambria Math" w:eastAsia="Cambria Math" w:hAnsi="Cambria Math" w:cs="Cambria Math"/>
                <w:color w:val="000000"/>
                <w:sz w:val="28"/>
                <w:szCs w:val="28"/>
              </w:rPr>
              <m:t>ψ</m:t>
            </m:r>
          </m:e>
        </m:acc>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0</m:t>
            </m:r>
          </m:e>
        </m:d>
        <m:r>
          <w:rPr>
            <w:rFonts w:ascii="Cambria Math" w:eastAsia="Cambria Math" w:hAnsi="Cambria Math" w:cs="Cambria Math"/>
            <w:color w:val="000000"/>
            <w:sz w:val="28"/>
            <w:szCs w:val="28"/>
          </w:rPr>
          <m:t>=0</m:t>
        </m:r>
      </m:oMath>
      <w:r>
        <w:rPr>
          <w:color w:val="000000"/>
          <w:sz w:val="28"/>
          <w:szCs w:val="28"/>
        </w:rPr>
        <w:t xml:space="preserve">, т.е. </w:t>
      </w:r>
      <m:oMath>
        <m:r>
          <w:rPr>
            <w:rFonts w:ascii="Cambria Math" w:eastAsia="Cambria Math" w:hAnsi="Cambria Math" w:cs="Cambria Math"/>
            <w:color w:val="000000"/>
            <w:sz w:val="28"/>
            <w:szCs w:val="28"/>
          </w:rPr>
          <m:t>∫ⅆxψ</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x</m:t>
            </m:r>
          </m:e>
        </m:d>
        <m:r>
          <w:rPr>
            <w:rFonts w:ascii="Cambria Math" w:eastAsia="Cambria Math" w:hAnsi="Cambria Math" w:cs="Cambria Math"/>
            <w:color w:val="000000"/>
            <w:sz w:val="28"/>
            <w:szCs w:val="28"/>
          </w:rPr>
          <m:t>=0</m:t>
        </m:r>
      </m:oMath>
      <w:r>
        <w:rPr>
          <w:color w:val="000000"/>
          <w:sz w:val="28"/>
          <w:szCs w:val="28"/>
        </w:rPr>
        <w:t>.</w:t>
      </w:r>
    </w:p>
    <w:p w14:paraId="0000011B" w14:textId="77777777" w:rsidR="00C5037E" w:rsidRDefault="00E71261" w:rsidP="00DF3475">
      <w:pPr>
        <w:spacing w:line="360" w:lineRule="auto"/>
        <w:ind w:firstLine="720"/>
        <w:jc w:val="both"/>
        <w:rPr>
          <w:color w:val="000000"/>
          <w:sz w:val="28"/>
          <w:szCs w:val="28"/>
        </w:rPr>
      </w:pPr>
      <w:r>
        <w:rPr>
          <w:color w:val="000000"/>
          <w:sz w:val="28"/>
          <w:szCs w:val="28"/>
        </w:rPr>
        <w:t xml:space="preserve">Формула (3.1) может быть рассмотрена с двух точек зрения: </w:t>
      </w:r>
    </w:p>
    <w:p w14:paraId="0000011C" w14:textId="77777777" w:rsidR="00C5037E" w:rsidRDefault="00E71261" w:rsidP="00DF3475">
      <w:pPr>
        <w:spacing w:line="360" w:lineRule="auto"/>
        <w:jc w:val="both"/>
        <w:rPr>
          <w:color w:val="000000"/>
          <w:sz w:val="28"/>
          <w:szCs w:val="28"/>
        </w:rPr>
      </w:pPr>
      <w:r>
        <w:rPr>
          <w:color w:val="000000"/>
          <w:sz w:val="28"/>
          <w:szCs w:val="28"/>
        </w:rPr>
        <w:t xml:space="preserve">A) как способ восстановления f, если известно ее вейвлет-преобразование </w:t>
      </w:r>
      <w:proofErr w:type="spellStart"/>
      <w:r>
        <w:rPr>
          <w:color w:val="000000"/>
          <w:sz w:val="28"/>
          <w:szCs w:val="28"/>
        </w:rPr>
        <w:t>T</w:t>
      </w:r>
      <w:r>
        <w:rPr>
          <w:color w:val="000000"/>
          <w:sz w:val="28"/>
          <w:szCs w:val="28"/>
          <w:vertAlign w:val="superscript"/>
        </w:rPr>
        <w:t>вейв</w:t>
      </w:r>
      <w:proofErr w:type="spellEnd"/>
      <w:r>
        <w:rPr>
          <w:color w:val="000000"/>
          <w:sz w:val="28"/>
          <w:szCs w:val="28"/>
          <w:vertAlign w:val="superscript"/>
        </w:rPr>
        <w:t xml:space="preserve"> </w:t>
      </w:r>
      <w:r>
        <w:rPr>
          <w:color w:val="000000"/>
          <w:sz w:val="28"/>
          <w:szCs w:val="28"/>
        </w:rPr>
        <w:t xml:space="preserve">f или Б) как способ записи f в виде суперпозиции вейвлетов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a,b</m:t>
            </m:r>
          </m:sub>
        </m:sSub>
      </m:oMath>
      <w:r>
        <w:rPr>
          <w:color w:val="000000"/>
          <w:sz w:val="28"/>
          <w:szCs w:val="28"/>
        </w:rPr>
        <w:t xml:space="preserve">, коэффициенты в этой суперпозиции точно заданы через </w:t>
      </w:r>
    </w:p>
    <w:p w14:paraId="0000011D" w14:textId="77777777" w:rsidR="00C5037E" w:rsidRDefault="00E71261" w:rsidP="00DF3475">
      <w:pPr>
        <w:spacing w:line="360" w:lineRule="auto"/>
        <w:jc w:val="both"/>
        <w:rPr>
          <w:color w:val="000000"/>
          <w:sz w:val="28"/>
          <w:szCs w:val="28"/>
        </w:rPr>
      </w:pPr>
      <w:r>
        <w:rPr>
          <w:color w:val="000000"/>
          <w:sz w:val="28"/>
          <w:szCs w:val="28"/>
        </w:rPr>
        <w:lastRenderedPageBreak/>
        <w:t xml:space="preserve">вейвлет-преобразование f. </w:t>
      </w:r>
    </w:p>
    <w:p w14:paraId="0000011E" w14:textId="77777777" w:rsidR="00C5037E" w:rsidRDefault="00C5037E">
      <w:pPr>
        <w:spacing w:line="360" w:lineRule="auto"/>
        <w:jc w:val="center"/>
        <w:rPr>
          <w:color w:val="000000"/>
          <w:sz w:val="28"/>
          <w:szCs w:val="28"/>
        </w:rPr>
      </w:pPr>
    </w:p>
    <w:p w14:paraId="0000011F" w14:textId="77777777" w:rsidR="00C5037E" w:rsidRDefault="00E71261" w:rsidP="00336788">
      <w:pPr>
        <w:pStyle w:val="22"/>
        <w:ind w:firstLine="708"/>
        <w:jc w:val="left"/>
      </w:pPr>
      <w:bookmarkStart w:id="30" w:name="_heading=h.3rdcrjn" w:colFirst="0" w:colLast="0"/>
      <w:bookmarkStart w:id="31" w:name="_Toc74560144"/>
      <w:bookmarkStart w:id="32" w:name="_Toc74560303"/>
      <w:bookmarkEnd w:id="30"/>
      <w:r>
        <w:t>1.3.2 Дискретное избыточное вейвлет-преобразование(фрейм)</w:t>
      </w:r>
      <w:bookmarkEnd w:id="31"/>
      <w:bookmarkEnd w:id="32"/>
    </w:p>
    <w:p w14:paraId="00000120" w14:textId="77777777" w:rsidR="00C5037E" w:rsidRDefault="00C5037E">
      <w:pPr>
        <w:spacing w:line="360" w:lineRule="auto"/>
        <w:rPr>
          <w:b/>
          <w:color w:val="000000"/>
          <w:sz w:val="28"/>
          <w:szCs w:val="28"/>
        </w:rPr>
      </w:pPr>
    </w:p>
    <w:p w14:paraId="00000122" w14:textId="5AB2F0DF" w:rsidR="00C5037E" w:rsidRDefault="00E71261" w:rsidP="00A956D9">
      <w:pPr>
        <w:spacing w:line="360" w:lineRule="auto"/>
        <w:ind w:firstLine="708"/>
        <w:jc w:val="both"/>
        <w:rPr>
          <w:color w:val="000000"/>
          <w:sz w:val="28"/>
          <w:szCs w:val="28"/>
        </w:rPr>
      </w:pPr>
      <w:r>
        <w:rPr>
          <w:color w:val="000000"/>
          <w:sz w:val="28"/>
          <w:szCs w:val="28"/>
        </w:rPr>
        <w:t>В этом случае оба параметра, сжатия а и сдвига, принимают только дискретные значения. Для а мы берем целые (отрицательные и положительные) степени фиксированного параметра а</w:t>
      </w:r>
      <w:proofErr w:type="gramStart"/>
      <w:r>
        <w:rPr>
          <w:color w:val="000000"/>
          <w:sz w:val="28"/>
          <w:szCs w:val="28"/>
          <w:vertAlign w:val="subscript"/>
        </w:rPr>
        <w:t>0</w:t>
      </w:r>
      <w:r>
        <w:rPr>
          <w:color w:val="000000"/>
          <w:sz w:val="28"/>
          <w:szCs w:val="28"/>
        </w:rPr>
        <w:t xml:space="preserve"> &gt;</w:t>
      </w:r>
      <w:proofErr w:type="gramEnd"/>
      <w:r>
        <w:rPr>
          <w:color w:val="000000"/>
          <w:sz w:val="28"/>
          <w:szCs w:val="28"/>
        </w:rPr>
        <w:t xml:space="preserve"> 1, т. е. а = a</w:t>
      </w:r>
      <w:r>
        <w:rPr>
          <w:color w:val="000000"/>
          <w:sz w:val="28"/>
          <w:szCs w:val="28"/>
          <w:vertAlign w:val="subscript"/>
        </w:rPr>
        <w:t>0</w:t>
      </w:r>
      <w:r>
        <w:rPr>
          <w:color w:val="000000"/>
          <w:sz w:val="28"/>
          <w:szCs w:val="28"/>
          <w:vertAlign w:val="superscript"/>
        </w:rPr>
        <w:t>m</w:t>
      </w:r>
      <w:r>
        <w:rPr>
          <w:color w:val="000000"/>
          <w:sz w:val="28"/>
          <w:szCs w:val="28"/>
        </w:rPr>
        <w:t xml:space="preserve">. </w:t>
      </w:r>
    </w:p>
    <w:p w14:paraId="00000123" w14:textId="77777777" w:rsidR="00C5037E" w:rsidRDefault="00E71261" w:rsidP="00DF3475">
      <w:pPr>
        <w:spacing w:line="360" w:lineRule="auto"/>
        <w:jc w:val="both"/>
        <w:rPr>
          <w:color w:val="000000"/>
          <w:sz w:val="28"/>
          <w:szCs w:val="28"/>
        </w:rPr>
      </w:pPr>
      <w:r>
        <w:rPr>
          <w:color w:val="000000"/>
          <w:sz w:val="28"/>
          <w:szCs w:val="28"/>
        </w:rPr>
        <w:t xml:space="preserve">Как показано на рисунке 1.2, разные значения m соответствуют разной </w:t>
      </w:r>
    </w:p>
    <w:p w14:paraId="00000124" w14:textId="77777777" w:rsidR="00C5037E" w:rsidRDefault="00E71261" w:rsidP="00DF3475">
      <w:pPr>
        <w:spacing w:line="360" w:lineRule="auto"/>
        <w:jc w:val="both"/>
        <w:rPr>
          <w:color w:val="000000"/>
          <w:sz w:val="28"/>
          <w:szCs w:val="28"/>
        </w:rPr>
      </w:pPr>
      <w:r>
        <w:rPr>
          <w:color w:val="000000"/>
          <w:sz w:val="28"/>
          <w:szCs w:val="28"/>
        </w:rPr>
        <w:t xml:space="preserve">ширине вейвлетов. Следовательно, дискретизация параметра сдвига b </w:t>
      </w:r>
    </w:p>
    <w:p w14:paraId="00000125" w14:textId="77777777" w:rsidR="00C5037E" w:rsidRDefault="00E71261" w:rsidP="00DF3475">
      <w:pPr>
        <w:spacing w:line="360" w:lineRule="auto"/>
        <w:jc w:val="both"/>
        <w:rPr>
          <w:color w:val="000000"/>
          <w:sz w:val="28"/>
          <w:szCs w:val="28"/>
        </w:rPr>
      </w:pPr>
      <w:r>
        <w:rPr>
          <w:color w:val="000000"/>
          <w:sz w:val="28"/>
          <w:szCs w:val="28"/>
        </w:rPr>
        <w:t xml:space="preserve">должна зависеть от m: узкие (высокие частоты) вейвлеты сдвигаются </w:t>
      </w:r>
    </w:p>
    <w:p w14:paraId="00000126" w14:textId="77777777" w:rsidR="00C5037E" w:rsidRDefault="00E71261" w:rsidP="00DF3475">
      <w:pPr>
        <w:spacing w:line="360" w:lineRule="auto"/>
        <w:jc w:val="both"/>
        <w:rPr>
          <w:color w:val="000000"/>
          <w:sz w:val="28"/>
          <w:szCs w:val="28"/>
        </w:rPr>
      </w:pPr>
      <w:r>
        <w:rPr>
          <w:color w:val="000000"/>
          <w:sz w:val="28"/>
          <w:szCs w:val="28"/>
        </w:rPr>
        <w:t xml:space="preserve">малыми шагами, чтобы покрыть весь временной спектр, в то время </w:t>
      </w:r>
    </w:p>
    <w:p w14:paraId="00000127" w14:textId="77777777" w:rsidR="00C5037E" w:rsidRDefault="00E71261" w:rsidP="00DF3475">
      <w:pPr>
        <w:spacing w:line="360" w:lineRule="auto"/>
        <w:jc w:val="both"/>
        <w:rPr>
          <w:color w:val="000000"/>
          <w:sz w:val="28"/>
          <w:szCs w:val="28"/>
        </w:rPr>
      </w:pPr>
      <w:r>
        <w:rPr>
          <w:color w:val="000000"/>
          <w:sz w:val="28"/>
          <w:szCs w:val="28"/>
        </w:rPr>
        <w:t xml:space="preserve">как более широкие (низкие частоты) вейвлеты сдвигаются большими </w:t>
      </w:r>
    </w:p>
    <w:p w14:paraId="00000128" w14:textId="77777777" w:rsidR="00C5037E" w:rsidRDefault="00E71261" w:rsidP="00DF3475">
      <w:pPr>
        <w:spacing w:line="360" w:lineRule="auto"/>
        <w:jc w:val="both"/>
        <w:rPr>
          <w:color w:val="000000"/>
          <w:sz w:val="28"/>
          <w:szCs w:val="28"/>
        </w:rPr>
      </w:pPr>
      <w:r>
        <w:rPr>
          <w:color w:val="000000"/>
          <w:sz w:val="28"/>
          <w:szCs w:val="28"/>
        </w:rPr>
        <w:t xml:space="preserve">шагами. Поскольку ширина </w:t>
      </w:r>
      <m:oMath>
        <m:r>
          <w:rPr>
            <w:rFonts w:ascii="Cambria Math" w:hAnsi="Cambria Math"/>
          </w:rPr>
          <m:t>ψ</m:t>
        </m:r>
        <m:d>
          <m:dPr>
            <m:ctrlPr>
              <w:rPr>
                <w:rFonts w:ascii="Cambria Math" w:eastAsia="Cambria Math" w:hAnsi="Cambria Math" w:cs="Cambria Math"/>
                <w:color w:val="000000"/>
                <w:sz w:val="28"/>
                <w:szCs w:val="28"/>
              </w:rPr>
            </m:ctrlPr>
          </m:dPr>
          <m:e>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m:t>
                </m:r>
              </m:sup>
            </m:sSubSup>
            <m:r>
              <w:rPr>
                <w:rFonts w:ascii="Cambria Math" w:eastAsia="Cambria Math" w:hAnsi="Cambria Math" w:cs="Cambria Math"/>
                <w:color w:val="000000"/>
                <w:sz w:val="28"/>
                <w:szCs w:val="28"/>
              </w:rPr>
              <m:t>x</m:t>
            </m:r>
          </m:e>
        </m:d>
      </m:oMath>
      <w:r>
        <w:rPr>
          <w:color w:val="000000"/>
          <w:sz w:val="28"/>
          <w:szCs w:val="28"/>
        </w:rPr>
        <w:t xml:space="preserve">пропорциональна </w:t>
      </w:r>
      <m:oMath>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m:t>
            </m:r>
          </m:sup>
        </m:sSubSup>
      </m:oMath>
      <w:r>
        <w:rPr>
          <w:color w:val="000000"/>
          <w:sz w:val="28"/>
          <w:szCs w:val="28"/>
        </w:rPr>
        <w:t xml:space="preserve">, мы </w:t>
      </w:r>
      <w:proofErr w:type="spellStart"/>
      <w:r>
        <w:rPr>
          <w:color w:val="000000"/>
          <w:sz w:val="28"/>
          <w:szCs w:val="28"/>
        </w:rPr>
        <w:t>выбира</w:t>
      </w:r>
      <w:proofErr w:type="spellEnd"/>
      <w:r>
        <w:rPr>
          <w:color w:val="000000"/>
          <w:sz w:val="28"/>
          <w:szCs w:val="28"/>
        </w:rPr>
        <w:t xml:space="preserve">- </w:t>
      </w:r>
    </w:p>
    <w:p w14:paraId="00000129" w14:textId="77777777" w:rsidR="00C5037E" w:rsidRDefault="00E71261" w:rsidP="00DF3475">
      <w:pPr>
        <w:spacing w:line="360" w:lineRule="auto"/>
        <w:jc w:val="both"/>
        <w:rPr>
          <w:color w:val="000000"/>
          <w:sz w:val="28"/>
          <w:szCs w:val="28"/>
        </w:rPr>
      </w:pPr>
      <w:r>
        <w:rPr>
          <w:color w:val="000000"/>
          <w:sz w:val="28"/>
          <w:szCs w:val="28"/>
        </w:rPr>
        <w:t>ем b = nb</w:t>
      </w:r>
      <w:r>
        <w:rPr>
          <w:color w:val="000000"/>
          <w:sz w:val="28"/>
          <w:szCs w:val="28"/>
          <w:vertAlign w:val="subscript"/>
        </w:rPr>
        <w:t>0</w:t>
      </w:r>
      <w:r>
        <w:rPr>
          <w:color w:val="000000"/>
          <w:sz w:val="28"/>
          <w:szCs w:val="28"/>
        </w:rPr>
        <w:t>a</w:t>
      </w:r>
      <w:r>
        <w:rPr>
          <w:color w:val="000000"/>
          <w:sz w:val="28"/>
          <w:szCs w:val="28"/>
          <w:vertAlign w:val="subscript"/>
        </w:rPr>
        <w:t>0</w:t>
      </w:r>
      <w:r>
        <w:rPr>
          <w:color w:val="000000"/>
          <w:sz w:val="28"/>
          <w:szCs w:val="28"/>
          <w:vertAlign w:val="superscript"/>
        </w:rPr>
        <w:t>m</w:t>
      </w:r>
      <w:r>
        <w:rPr>
          <w:color w:val="000000"/>
          <w:sz w:val="28"/>
          <w:szCs w:val="28"/>
        </w:rPr>
        <w:t>, где b</w:t>
      </w:r>
      <w:proofErr w:type="gramStart"/>
      <w:r>
        <w:rPr>
          <w:color w:val="000000"/>
          <w:sz w:val="28"/>
          <w:szCs w:val="28"/>
          <w:vertAlign w:val="subscript"/>
        </w:rPr>
        <w:t>0</w:t>
      </w:r>
      <w:r>
        <w:rPr>
          <w:color w:val="000000"/>
          <w:sz w:val="28"/>
          <w:szCs w:val="28"/>
        </w:rPr>
        <w:t xml:space="preserve"> &gt;</w:t>
      </w:r>
      <w:proofErr w:type="gramEnd"/>
      <w:r>
        <w:rPr>
          <w:color w:val="000000"/>
          <w:sz w:val="28"/>
          <w:szCs w:val="28"/>
        </w:rPr>
        <w:t xml:space="preserve"> 0 — фиксированное, n</w:t>
      </w:r>
      <m:oMath>
        <m:r>
          <w:rPr>
            <w:rFonts w:ascii="Cambria Math" w:eastAsia="Cambria Math" w:hAnsi="Cambria Math" w:cs="Cambria Math"/>
            <w:color w:val="000000"/>
            <w:sz w:val="28"/>
            <w:szCs w:val="28"/>
          </w:rPr>
          <m:t xml:space="preserve"> ∈Z</m:t>
        </m:r>
      </m:oMath>
      <w:r>
        <w:rPr>
          <w:color w:val="000000"/>
          <w:sz w:val="28"/>
          <w:szCs w:val="28"/>
        </w:rPr>
        <w:t xml:space="preserve">. Соответствующие </w:t>
      </w:r>
    </w:p>
    <w:p w14:paraId="0000012A" w14:textId="77777777" w:rsidR="00C5037E" w:rsidRDefault="00E71261" w:rsidP="00DF3475">
      <w:pPr>
        <w:spacing w:line="360" w:lineRule="auto"/>
        <w:jc w:val="both"/>
        <w:rPr>
          <w:color w:val="000000"/>
          <w:sz w:val="28"/>
          <w:szCs w:val="28"/>
        </w:rPr>
      </w:pPr>
      <w:r>
        <w:rPr>
          <w:color w:val="000000"/>
          <w:sz w:val="28"/>
          <w:szCs w:val="28"/>
        </w:rPr>
        <w:t>вейвлеты с дискретными индексами выглядят как</w:t>
      </w:r>
    </w:p>
    <w:p w14:paraId="0000012B" w14:textId="0AB1E2FE" w:rsidR="00C5037E" w:rsidRPr="00A956D9" w:rsidRDefault="00B26CE1">
      <w:pPr>
        <w:jc w:val="center"/>
        <w:rPr>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m,n</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x</m:t>
              </m:r>
            </m:e>
          </m:d>
          <m:r>
            <w:rPr>
              <w:rFonts w:ascii="Cambria Math" w:eastAsia="Cambria Math" w:hAnsi="Cambria Math" w:cs="Cambria Math"/>
              <w:color w:val="000000"/>
              <w:sz w:val="28"/>
              <w:szCs w:val="28"/>
            </w:rPr>
            <m:t>=</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t>
              </m:r>
              <m:f>
                <m:fPr>
                  <m:type m:val="lin"/>
                  <m:ctrlPr>
                    <w:rPr>
                      <w:rFonts w:ascii="Cambria Math" w:eastAsia="Cambria Math" w:hAnsi="Cambria Math" w:cs="Cambria Math"/>
                      <w:i/>
                      <w:color w:val="000000"/>
                      <w:sz w:val="28"/>
                      <w:szCs w:val="28"/>
                    </w:rPr>
                  </m:ctrlPr>
                </m:fPr>
                <m:num>
                  <m:r>
                    <w:rPr>
                      <w:rFonts w:ascii="Cambria Math" w:eastAsia="Cambria Math" w:hAnsi="Cambria Math" w:cs="Cambria Math"/>
                      <w:color w:val="000000"/>
                      <w:sz w:val="28"/>
                      <w:szCs w:val="28"/>
                    </w:rPr>
                    <m:t>m</m:t>
                  </m:r>
                </m:num>
                <m:den>
                  <m:r>
                    <w:rPr>
                      <w:rFonts w:ascii="Cambria Math" w:eastAsia="Cambria Math" w:hAnsi="Cambria Math" w:cs="Cambria Math"/>
                      <w:color w:val="000000"/>
                      <w:sz w:val="28"/>
                      <w:szCs w:val="28"/>
                    </w:rPr>
                    <m:t>2</m:t>
                  </m:r>
                </m:den>
              </m:f>
            </m:sup>
          </m:sSubSup>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f>
                <m:fPr>
                  <m:type m:val="lin"/>
                  <m:ctrlPr>
                    <w:rPr>
                      <w:rFonts w:ascii="Cambria Math" w:eastAsia="Cambria Math" w:hAnsi="Cambria Math" w:cs="Cambria Math"/>
                      <w:i/>
                      <w:color w:val="000000"/>
                      <w:sz w:val="28"/>
                      <w:szCs w:val="28"/>
                    </w:rPr>
                  </m:ctrlPr>
                </m:fPr>
                <m:num>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m:t>
                      </m:r>
                    </m:sup>
                  </m:sSubSup>
                </m:num>
                <m:den>
                  <m:r>
                    <w:rPr>
                      <w:rFonts w:ascii="Cambria Math" w:eastAsia="Cambria Math" w:hAnsi="Cambria Math" w:cs="Cambria Math"/>
                      <w:color w:val="000000"/>
                      <w:sz w:val="28"/>
                      <w:szCs w:val="28"/>
                    </w:rPr>
                    <m:t>1</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-n</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0</m:t>
                          </m:r>
                        </m:sub>
                      </m:sSub>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m:t>
                          </m:r>
                        </m:sup>
                      </m:sSubSup>
                    </m:e>
                  </m:d>
                </m:den>
              </m:f>
            </m:e>
          </m:d>
          <m:r>
            <w:rPr>
              <w:rFonts w:ascii="Cambria Math" w:eastAsia="Cambria Math" w:hAnsi="Cambria Math" w:cs="Cambria Math"/>
              <w:color w:val="000000"/>
              <w:sz w:val="28"/>
              <w:szCs w:val="28"/>
            </w:rPr>
            <m:t>=</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t>
              </m:r>
              <m:f>
                <m:fPr>
                  <m:type m:val="lin"/>
                  <m:ctrlPr>
                    <w:rPr>
                      <w:rFonts w:ascii="Cambria Math" w:eastAsia="Cambria Math" w:hAnsi="Cambria Math" w:cs="Cambria Math"/>
                      <w:i/>
                      <w:color w:val="000000"/>
                      <w:sz w:val="28"/>
                      <w:szCs w:val="28"/>
                    </w:rPr>
                  </m:ctrlPr>
                </m:fPr>
                <m:num>
                  <m:r>
                    <w:rPr>
                      <w:rFonts w:ascii="Cambria Math" w:eastAsia="Cambria Math" w:hAnsi="Cambria Math" w:cs="Cambria Math"/>
                      <w:color w:val="000000"/>
                      <w:sz w:val="28"/>
                      <w:szCs w:val="28"/>
                    </w:rPr>
                    <m:t>m</m:t>
                  </m:r>
                </m:num>
                <m:den>
                  <m:r>
                    <w:rPr>
                      <w:rFonts w:ascii="Cambria Math" w:eastAsia="Cambria Math" w:hAnsi="Cambria Math" w:cs="Cambria Math"/>
                      <w:color w:val="000000"/>
                      <w:sz w:val="28"/>
                      <w:szCs w:val="28"/>
                    </w:rPr>
                    <m:t>2</m:t>
                  </m:r>
                </m:den>
              </m:f>
            </m:sup>
          </m:sSubSup>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m:t>
                  </m:r>
                </m:sup>
              </m:sSubSup>
              <m:r>
                <w:rPr>
                  <w:rFonts w:ascii="Cambria Math" w:eastAsia="Cambria Math" w:hAnsi="Cambria Math" w:cs="Cambria Math"/>
                  <w:color w:val="000000"/>
                  <w:sz w:val="28"/>
                  <w:szCs w:val="28"/>
                </w:rPr>
                <m:t>x-n</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0</m:t>
                  </m:r>
                </m:sub>
              </m:sSub>
            </m:e>
          </m:d>
          <m:r>
            <w:rPr>
              <w:rFonts w:ascii="Cambria Math" w:eastAsia="Cambria Math" w:hAnsi="Cambria Math" w:cs="Cambria Math"/>
              <w:color w:val="000000"/>
              <w:sz w:val="28"/>
              <w:szCs w:val="28"/>
            </w:rPr>
            <m:t xml:space="preserve">  </m:t>
          </m:r>
          <m:d>
            <m:dPr>
              <m:ctrlPr>
                <w:rPr>
                  <w:rFonts w:ascii="Cambria Math" w:eastAsia="Cambria Math" w:hAnsi="Cambria Math" w:cs="Cambria Math"/>
                  <w:i/>
                  <w:color w:val="000000"/>
                  <w:sz w:val="28"/>
                  <w:szCs w:val="28"/>
                </w:rPr>
              </m:ctrlPr>
            </m:dPr>
            <m:e>
              <m:r>
                <w:rPr>
                  <w:rFonts w:ascii="Cambria Math" w:eastAsia="Cambria Math" w:hAnsi="Cambria Math" w:cs="Cambria Math"/>
                  <w:color w:val="000000"/>
                  <w:sz w:val="28"/>
                  <w:szCs w:val="28"/>
                </w:rPr>
                <m:t>3.3</m:t>
              </m:r>
            </m:e>
          </m:d>
        </m:oMath>
      </m:oMathPara>
    </w:p>
    <w:p w14:paraId="655DE371" w14:textId="77777777" w:rsidR="00A956D9" w:rsidRPr="00A956D9" w:rsidRDefault="00A956D9">
      <w:pPr>
        <w:jc w:val="center"/>
        <w:rPr>
          <w:color w:val="000000"/>
          <w:sz w:val="28"/>
          <w:szCs w:val="28"/>
        </w:rPr>
      </w:pPr>
    </w:p>
    <w:p w14:paraId="0000012D" w14:textId="251E4F8F" w:rsidR="00C5037E" w:rsidRDefault="00E71261" w:rsidP="00A956D9">
      <w:pPr>
        <w:spacing w:line="360" w:lineRule="auto"/>
        <w:ind w:firstLine="708"/>
        <w:jc w:val="both"/>
        <w:rPr>
          <w:color w:val="000000"/>
          <w:sz w:val="28"/>
          <w:szCs w:val="28"/>
        </w:rPr>
      </w:pPr>
      <w:r>
        <w:rPr>
          <w:color w:val="000000"/>
          <w:sz w:val="28"/>
          <w:szCs w:val="28"/>
        </w:rPr>
        <w:t xml:space="preserve">На рисунке 1.4а схематически изображена сетка центров частотно-временной локализации, соответствующая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m,n</m:t>
            </m:r>
          </m:sub>
        </m:sSub>
      </m:oMath>
      <w:r>
        <w:rPr>
          <w:color w:val="000000"/>
          <w:sz w:val="28"/>
          <w:szCs w:val="28"/>
        </w:rPr>
        <w:t>.</w:t>
      </w:r>
    </w:p>
    <w:p w14:paraId="0000012E" w14:textId="2865D851" w:rsidR="00C5037E" w:rsidRDefault="00E71261" w:rsidP="00A956D9">
      <w:pPr>
        <w:spacing w:line="360" w:lineRule="auto"/>
        <w:rPr>
          <w:color w:val="000000"/>
          <w:sz w:val="28"/>
          <w:szCs w:val="28"/>
        </w:rPr>
      </w:pPr>
      <w:r>
        <w:rPr>
          <w:noProof/>
          <w:color w:val="000000"/>
          <w:sz w:val="28"/>
          <w:szCs w:val="28"/>
        </w:rPr>
        <w:lastRenderedPageBreak/>
        <w:drawing>
          <wp:inline distT="0" distB="0" distL="0" distR="0" wp14:anchorId="6489F1AF" wp14:editId="1B09AB0E">
            <wp:extent cx="4317973" cy="4429697"/>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30689" t="16202" r="26442" b="5610"/>
                    <a:stretch>
                      <a:fillRect/>
                    </a:stretch>
                  </pic:blipFill>
                  <pic:spPr>
                    <a:xfrm>
                      <a:off x="0" y="0"/>
                      <a:ext cx="4317973" cy="4429697"/>
                    </a:xfrm>
                    <a:prstGeom prst="rect">
                      <a:avLst/>
                    </a:prstGeom>
                    <a:ln/>
                  </pic:spPr>
                </pic:pic>
              </a:graphicData>
            </a:graphic>
          </wp:inline>
        </w:drawing>
      </w:r>
    </w:p>
    <w:p w14:paraId="00000131" w14:textId="3954FC2D" w:rsidR="00C5037E" w:rsidRDefault="00B26CE1" w:rsidP="00E07561">
      <w:pPr>
        <w:spacing w:line="360" w:lineRule="auto"/>
        <w:rPr>
          <w:color w:val="000000"/>
          <w:sz w:val="28"/>
          <w:szCs w:val="28"/>
        </w:rPr>
      </w:pPr>
      <w:sdt>
        <w:sdtPr>
          <w:tag w:val="goog_rdk_37"/>
          <w:id w:val="1722711964"/>
        </w:sdtPr>
        <w:sdtEndPr/>
        <w:sdtContent>
          <w:r w:rsidR="00E71261" w:rsidRPr="003A1E42">
            <w:rPr>
              <w:color w:val="000000"/>
              <w:sz w:val="28"/>
              <w:szCs w:val="28"/>
            </w:rPr>
            <w:t>Рис</w:t>
          </w:r>
          <w:r w:rsidR="00E07561" w:rsidRPr="003A1E42">
            <w:rPr>
              <w:color w:val="000000"/>
              <w:sz w:val="28"/>
              <w:szCs w:val="28"/>
            </w:rPr>
            <w:t>унок</w:t>
          </w:r>
          <w:r w:rsidR="00E71261" w:rsidRPr="003A1E42">
            <w:rPr>
              <w:color w:val="000000"/>
              <w:sz w:val="28"/>
              <w:szCs w:val="28"/>
            </w:rPr>
            <w:t>. 1.4</w:t>
          </w:r>
          <w:r w:rsidR="00E07561">
            <w:rPr>
              <w:color w:val="000000"/>
              <w:sz w:val="28"/>
              <w:szCs w:val="28"/>
            </w:rPr>
            <w:t xml:space="preserve"> - </w:t>
          </w:r>
        </w:sdtContent>
      </w:sdt>
      <w:r w:rsidR="00E71261">
        <w:rPr>
          <w:color w:val="000000"/>
          <w:sz w:val="28"/>
          <w:szCs w:val="28"/>
        </w:rPr>
        <w:t xml:space="preserve">Решетки частотно-временной локализации для вейвлет-преобразования и оконного преобразования Фурье, (а) Вейвлет-преобразование: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m,n</m:t>
            </m:r>
          </m:sub>
        </m:sSub>
      </m:oMath>
      <w:r w:rsidR="00E71261">
        <w:rPr>
          <w:color w:val="000000"/>
          <w:sz w:val="28"/>
          <w:szCs w:val="28"/>
        </w:rPr>
        <w:t xml:space="preserve"> локализованы по времени около a</w:t>
      </w:r>
      <w:r w:rsidR="00E71261">
        <w:rPr>
          <w:color w:val="000000"/>
          <w:sz w:val="28"/>
          <w:szCs w:val="28"/>
          <w:vertAlign w:val="subscript"/>
        </w:rPr>
        <w:t>0</w:t>
      </w:r>
      <w:r w:rsidR="00E71261">
        <w:rPr>
          <w:color w:val="000000"/>
          <w:sz w:val="28"/>
          <w:szCs w:val="28"/>
          <w:vertAlign w:val="superscript"/>
        </w:rPr>
        <w:t>m</w:t>
      </w:r>
      <w:r w:rsidR="00E71261">
        <w:rPr>
          <w:color w:val="000000"/>
          <w:sz w:val="28"/>
          <w:szCs w:val="28"/>
        </w:rPr>
        <w:t>nb</w:t>
      </w:r>
      <w:r w:rsidR="00E71261">
        <w:rPr>
          <w:color w:val="000000"/>
          <w:sz w:val="28"/>
          <w:szCs w:val="28"/>
          <w:vertAlign w:val="subscript"/>
        </w:rPr>
        <w:t>o</w:t>
      </w:r>
      <w:r w:rsidR="00E71261">
        <w:rPr>
          <w:color w:val="000000"/>
          <w:sz w:val="28"/>
          <w:szCs w:val="28"/>
        </w:rPr>
        <w:t xml:space="preserve">- Здесь мы предположили, что </w:t>
      </w:r>
      <m:oMath>
        <m:d>
          <m:dPr>
            <m:begChr m:val="|"/>
            <m:endChr m:val="|"/>
            <m:ctrlPr>
              <w:rPr>
                <w:rFonts w:ascii="Cambria Math" w:hAnsi="Cambria Math"/>
              </w:rPr>
            </m:ctrlPr>
          </m:dPr>
          <m:e>
            <m:acc>
              <m:accPr>
                <m:ctrlPr>
                  <w:rPr>
                    <w:rFonts w:ascii="Cambria Math" w:hAnsi="Cambria Math"/>
                  </w:rPr>
                </m:ctrlPr>
              </m:accPr>
              <m:e>
                <m:r>
                  <w:rPr>
                    <w:rFonts w:ascii="Cambria Math" w:hAnsi="Cambria Math"/>
                  </w:rPr>
                  <m:t>ψ</m:t>
                </m:r>
              </m:e>
            </m:acc>
          </m:e>
        </m:d>
      </m:oMath>
      <w:r w:rsidR="00E71261">
        <w:rPr>
          <w:color w:val="000000"/>
          <w:sz w:val="28"/>
          <w:szCs w:val="28"/>
        </w:rPr>
        <w:t xml:space="preserve"> имеет два частотных пика в </w:t>
      </w:r>
      <m:oMath>
        <m:r>
          <w:rPr>
            <w:rFonts w:ascii="Cambria Math" w:eastAsia="Cambria Math" w:hAnsi="Cambria Math" w:cs="Cambria Math"/>
            <w:color w:val="000000"/>
            <w:sz w:val="28"/>
            <w:szCs w:val="28"/>
          </w:rPr>
          <m:t>at±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ξ</m:t>
            </m:r>
          </m:e>
          <m:sub>
            <m:r>
              <w:rPr>
                <w:rFonts w:ascii="Cambria Math" w:eastAsia="Cambria Math" w:hAnsi="Cambria Math" w:cs="Cambria Math"/>
                <w:color w:val="000000"/>
                <w:sz w:val="28"/>
                <w:szCs w:val="28"/>
              </w:rPr>
              <m:t>0</m:t>
            </m:r>
          </m:sub>
        </m:sSub>
      </m:oMath>
      <w:r w:rsidR="00E71261">
        <w:rPr>
          <w:color w:val="000000"/>
          <w:sz w:val="28"/>
          <w:szCs w:val="28"/>
        </w:rPr>
        <w:t xml:space="preserve"> (это имеет место, например, для вейвлета, заданного функцией «мексиканская шляпа», </w:t>
      </w:r>
    </w:p>
    <w:p w14:paraId="00000132" w14:textId="77777777" w:rsidR="00C5037E" w:rsidRDefault="00E71261" w:rsidP="00DF3475">
      <w:pPr>
        <w:spacing w:line="360" w:lineRule="auto"/>
        <w:jc w:val="both"/>
        <w:rPr>
          <w:color w:val="000000"/>
          <w:sz w:val="28"/>
          <w:szCs w:val="28"/>
        </w:rPr>
      </w:pPr>
      <m:oMath>
        <m:r>
          <w:rPr>
            <w:rFonts w:ascii="Cambria Math" w:hAnsi="Cambria Math"/>
          </w:rPr>
          <m:t>Ψ</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t</m:t>
                </m:r>
              </m:e>
              <m:sup>
                <m:r>
                  <w:rPr>
                    <w:rFonts w:ascii="Cambria Math" w:eastAsia="Cambria Math" w:hAnsi="Cambria Math" w:cs="Cambria Math"/>
                    <w:color w:val="000000"/>
                    <w:sz w:val="28"/>
                    <w:szCs w:val="28"/>
                  </w:rPr>
                  <m:t>2</m:t>
                </m:r>
              </m:sup>
            </m:sSup>
          </m:e>
        </m:d>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ⅇ</m:t>
            </m:r>
          </m:e>
          <m:sup>
            <m:r>
              <w:rPr>
                <w:rFonts w:ascii="Cambria Math" w:eastAsia="Cambria Math" w:hAnsi="Cambria Math" w:cs="Cambria Math"/>
                <w:color w:val="000000"/>
                <w:sz w:val="28"/>
                <w:szCs w:val="28"/>
              </w:rPr>
              <m:t>-t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2</m:t>
                </m:r>
              </m:num>
              <m:den>
                <m:r>
                  <w:rPr>
                    <w:rFonts w:ascii="Cambria Math" w:eastAsia="Cambria Math" w:hAnsi="Cambria Math" w:cs="Cambria Math"/>
                    <w:color w:val="000000"/>
                    <w:sz w:val="28"/>
                    <w:szCs w:val="28"/>
                  </w:rPr>
                  <m:t>2</m:t>
                </m:r>
              </m:den>
            </m:f>
          </m:sup>
        </m:sSup>
      </m:oMath>
      <w:r>
        <w:rPr>
          <w:color w:val="000000"/>
          <w:sz w:val="28"/>
          <w:szCs w:val="28"/>
        </w:rPr>
        <w:t xml:space="preserve">Тогда </w:t>
      </w:r>
      <m:oMath>
        <m:d>
          <m:dPr>
            <m:begChr m:val="|"/>
            <m:endChr m:val="|"/>
            <m:ctrlPr>
              <w:rPr>
                <w:rFonts w:ascii="Cambria Math" w:hAnsi="Cambria Math"/>
              </w:rPr>
            </m:ctrlPr>
          </m:dPr>
          <m:e>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m,n</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ξ</m:t>
                </m:r>
              </m:e>
            </m:d>
          </m:e>
        </m:d>
      </m:oMath>
      <w:r>
        <w:rPr>
          <w:color w:val="000000"/>
          <w:sz w:val="28"/>
          <w:szCs w:val="28"/>
        </w:rPr>
        <w:t xml:space="preserve"> имеют пики в точках </w:t>
      </w:r>
      <m:oMath>
        <m:r>
          <w:rPr>
            <w:rFonts w:ascii="Cambria Math" w:eastAsia="Cambria Math" w:hAnsi="Cambria Math" w:cs="Cambria Math"/>
            <w:color w:val="000000"/>
            <w:sz w:val="28"/>
            <w:szCs w:val="28"/>
          </w:rPr>
          <m:t>at±</m:t>
        </m:r>
        <m:sSub>
          <m:sSubPr>
            <m:ctrlPr>
              <w:rPr>
                <w:rFonts w:ascii="Cambria Math" w:eastAsia="Cambria Math" w:hAnsi="Cambria Math" w:cs="Cambria Math"/>
                <w:color w:val="000000"/>
                <w:sz w:val="28"/>
                <w:szCs w:val="28"/>
              </w:rPr>
            </m:ctrlPr>
          </m:sSubPr>
          <m:e>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m:t>
                </m:r>
              </m:sup>
            </m:sSubSup>
            <m:r>
              <w:rPr>
                <w:rFonts w:ascii="Cambria Math" w:eastAsia="Cambria Math" w:hAnsi="Cambria Math" w:cs="Cambria Math"/>
                <w:color w:val="000000"/>
                <w:sz w:val="28"/>
                <w:szCs w:val="28"/>
              </w:rPr>
              <m:t>ξ</m:t>
            </m:r>
          </m:e>
          <m:sub>
            <m:r>
              <w:rPr>
                <w:rFonts w:ascii="Cambria Math" w:eastAsia="Cambria Math" w:hAnsi="Cambria Math" w:cs="Cambria Math"/>
                <w:color w:val="000000"/>
                <w:sz w:val="28"/>
                <w:szCs w:val="28"/>
              </w:rPr>
              <m:t>0</m:t>
            </m:r>
          </m:sub>
        </m:sSub>
      </m:oMath>
      <w:r>
        <w:rPr>
          <w:color w:val="000000"/>
          <w:sz w:val="28"/>
          <w:szCs w:val="28"/>
        </w:rPr>
        <w:t xml:space="preserve">, являющихся центрами частотной локализации для </w:t>
      </w:r>
      <m:oMath>
        <m:sSub>
          <m:sSubPr>
            <m:ctrlPr>
              <w:rPr>
                <w:rFonts w:ascii="Cambria Math" w:eastAsia="Cambria Math" w:hAnsi="Cambria Math" w:cs="Cambria Math"/>
                <w:color w:val="000000"/>
                <w:sz w:val="28"/>
                <w:szCs w:val="28"/>
              </w:rPr>
            </m:ctrlPr>
          </m:sSubPr>
          <m:e>
            <m:r>
              <w:rPr>
                <w:rFonts w:ascii="Cambria Math" w:hAnsi="Cambria Math"/>
              </w:rPr>
              <m:t>ψ</m:t>
            </m:r>
          </m:e>
          <m:sub>
            <m:r>
              <w:rPr>
                <w:rFonts w:ascii="Cambria Math" w:eastAsia="Cambria Math" w:hAnsi="Cambria Math" w:cs="Cambria Math"/>
                <w:color w:val="000000"/>
                <w:sz w:val="28"/>
                <w:szCs w:val="28"/>
              </w:rPr>
              <m:t>m,n</m:t>
            </m:r>
          </m:sub>
        </m:sSub>
      </m:oMath>
      <w:r>
        <w:rPr>
          <w:color w:val="000000"/>
          <w:sz w:val="28"/>
          <w:szCs w:val="28"/>
        </w:rPr>
        <w:t xml:space="preserve"> . (б) Оконное преобразование Фурье: </w:t>
      </w:r>
      <w:proofErr w:type="spellStart"/>
      <w:proofErr w:type="gramStart"/>
      <w:r>
        <w:rPr>
          <w:color w:val="000000"/>
          <w:sz w:val="28"/>
          <w:szCs w:val="28"/>
        </w:rPr>
        <w:t>g</w:t>
      </w:r>
      <w:r>
        <w:rPr>
          <w:color w:val="000000"/>
          <w:sz w:val="28"/>
          <w:szCs w:val="28"/>
          <w:vertAlign w:val="subscript"/>
        </w:rPr>
        <w:t>m,n</w:t>
      </w:r>
      <w:proofErr w:type="spellEnd"/>
      <w:proofErr w:type="gramEnd"/>
      <w:r>
        <w:rPr>
          <w:color w:val="000000"/>
          <w:sz w:val="28"/>
          <w:szCs w:val="28"/>
          <w:vertAlign w:val="subscript"/>
        </w:rPr>
        <w:t xml:space="preserve"> </w:t>
      </w:r>
      <w:r>
        <w:rPr>
          <w:color w:val="000000"/>
          <w:sz w:val="28"/>
          <w:szCs w:val="28"/>
        </w:rPr>
        <w:t xml:space="preserve">локализованы по </w:t>
      </w:r>
    </w:p>
    <w:p w14:paraId="00000133" w14:textId="77777777" w:rsidR="00C5037E" w:rsidRDefault="00E71261" w:rsidP="00DF3475">
      <w:pPr>
        <w:spacing w:line="360" w:lineRule="auto"/>
        <w:jc w:val="both"/>
        <w:rPr>
          <w:color w:val="000000"/>
          <w:sz w:val="28"/>
          <w:szCs w:val="28"/>
        </w:rPr>
      </w:pPr>
      <w:r>
        <w:rPr>
          <w:color w:val="000000"/>
          <w:sz w:val="28"/>
          <w:szCs w:val="28"/>
        </w:rPr>
        <w:t xml:space="preserve">времени около </w:t>
      </w:r>
      <w:proofErr w:type="spellStart"/>
      <w:r>
        <w:rPr>
          <w:color w:val="000000"/>
          <w:sz w:val="28"/>
          <w:szCs w:val="28"/>
        </w:rPr>
        <w:t>nt</w:t>
      </w:r>
      <w:r>
        <w:rPr>
          <w:color w:val="000000"/>
          <w:sz w:val="28"/>
          <w:szCs w:val="28"/>
          <w:vertAlign w:val="subscript"/>
        </w:rPr>
        <w:t>o</w:t>
      </w:r>
      <w:proofErr w:type="spellEnd"/>
      <w:r>
        <w:rPr>
          <w:color w:val="000000"/>
          <w:sz w:val="28"/>
          <w:szCs w:val="28"/>
        </w:rPr>
        <w:t xml:space="preserve">, по частоте — около </w:t>
      </w:r>
      <m:oMath>
        <m:r>
          <w:rPr>
            <w:rFonts w:ascii="Cambria Math" w:eastAsia="Cambria Math" w:hAnsi="Cambria Math" w:cs="Cambria Math"/>
            <w:color w:val="000000"/>
            <w:sz w:val="28"/>
            <w:szCs w:val="28"/>
          </w:rPr>
          <m:t>m</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ω</m:t>
            </m:r>
          </m:e>
          <m:sub>
            <m:r>
              <w:rPr>
                <w:rFonts w:ascii="Cambria Math" w:eastAsia="Cambria Math" w:hAnsi="Cambria Math" w:cs="Cambria Math"/>
                <w:color w:val="000000"/>
                <w:sz w:val="28"/>
                <w:szCs w:val="28"/>
              </w:rPr>
              <m:t>0</m:t>
            </m:r>
          </m:sub>
        </m:sSub>
      </m:oMath>
    </w:p>
    <w:p w14:paraId="00000134" w14:textId="77777777" w:rsidR="00C5037E" w:rsidRDefault="00C5037E" w:rsidP="00DF3475">
      <w:pPr>
        <w:spacing w:line="360" w:lineRule="auto"/>
        <w:jc w:val="both"/>
        <w:rPr>
          <w:color w:val="000000"/>
          <w:sz w:val="28"/>
          <w:szCs w:val="28"/>
        </w:rPr>
      </w:pPr>
    </w:p>
    <w:p w14:paraId="00000135" w14:textId="77777777" w:rsidR="00C5037E" w:rsidRDefault="00E71261" w:rsidP="00DF3475">
      <w:pPr>
        <w:spacing w:line="360" w:lineRule="auto"/>
        <w:ind w:firstLine="708"/>
        <w:jc w:val="both"/>
        <w:rPr>
          <w:color w:val="000000"/>
          <w:sz w:val="28"/>
          <w:szCs w:val="28"/>
        </w:rPr>
      </w:pPr>
      <w:r>
        <w:rPr>
          <w:color w:val="000000"/>
          <w:sz w:val="28"/>
          <w:szCs w:val="28"/>
        </w:rPr>
        <w:t xml:space="preserve">Тогда для заданной функции f скалярное произведение </w:t>
      </w:r>
      <m:oMath>
        <m:r>
          <w:rPr>
            <w:rFonts w:ascii="Cambria Math" w:hAnsi="Cambria Math"/>
          </w:rPr>
          <m:t>⟨</m:t>
        </m:r>
        <m:r>
          <w:rPr>
            <w:rFonts w:ascii="Cambria Math" w:eastAsia="Cambria Math" w:hAnsi="Cambria Math" w:cs="Cambria Math"/>
            <w:color w:val="000000"/>
            <w:sz w:val="28"/>
            <w:szCs w:val="28"/>
          </w:rPr>
          <m:t>f,</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ψ</m:t>
            </m:r>
          </m:e>
          <m:sub>
            <m:r>
              <w:rPr>
                <w:rFonts w:ascii="Cambria Math" w:eastAsia="Cambria Math" w:hAnsi="Cambria Math" w:cs="Cambria Math"/>
                <w:color w:val="000000"/>
                <w:sz w:val="28"/>
                <w:szCs w:val="28"/>
              </w:rPr>
              <m:t>m,n</m:t>
            </m:r>
          </m:sub>
        </m:sSub>
        <m:r>
          <w:rPr>
            <w:rFonts w:ascii="Cambria Math" w:hAnsi="Cambria Math"/>
          </w:rPr>
          <m:t>⟩</m:t>
        </m:r>
      </m:oMath>
      <w:r>
        <w:rPr>
          <w:color w:val="000000"/>
          <w:sz w:val="28"/>
          <w:szCs w:val="28"/>
        </w:rPr>
        <w:t xml:space="preserve">точно дает дискретное вейвлет-преобразование, определенное формулой (предполагается, что </w:t>
      </w:r>
      <m:oMath>
        <m:r>
          <w:rPr>
            <w:rFonts w:ascii="Cambria Math" w:hAnsi="Cambria Math"/>
          </w:rPr>
          <m:t>ψ</m:t>
        </m:r>
      </m:oMath>
      <w:r>
        <w:rPr>
          <w:color w:val="000000"/>
          <w:sz w:val="28"/>
          <w:szCs w:val="28"/>
        </w:rPr>
        <w:t xml:space="preserve">  — вещественная).</w:t>
      </w:r>
    </w:p>
    <w:p w14:paraId="00000136" w14:textId="77777777" w:rsidR="00C5037E" w:rsidRDefault="00C5037E">
      <w:pPr>
        <w:spacing w:line="360" w:lineRule="auto"/>
        <w:rPr>
          <w:color w:val="000000"/>
          <w:sz w:val="28"/>
          <w:szCs w:val="28"/>
        </w:rPr>
      </w:pPr>
    </w:p>
    <w:p w14:paraId="00000137" w14:textId="77777777" w:rsidR="00C5037E" w:rsidRDefault="00B26CE1">
      <w:pPr>
        <w:spacing w:line="360" w:lineRule="auto"/>
        <w:jc w:val="cente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T</m:t>
            </m:r>
          </m:e>
          <m:sub>
            <m:r>
              <w:rPr>
                <w:rFonts w:ascii="Cambria Math" w:eastAsia="Cambria Math" w:hAnsi="Cambria Math" w:cs="Cambria Math"/>
                <w:color w:val="000000"/>
                <w:sz w:val="28"/>
                <w:szCs w:val="28"/>
              </w:rPr>
              <m:t>m,n</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f</m:t>
            </m:r>
          </m:e>
        </m:d>
        <m:r>
          <w:rPr>
            <w:rFonts w:ascii="Cambria Math" w:eastAsia="Cambria Math" w:hAnsi="Cambria Math" w:cs="Cambria Math"/>
            <w:color w:val="000000"/>
            <w:sz w:val="28"/>
            <w:szCs w:val="28"/>
          </w:rPr>
          <m:t>=</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-m∕2</m:t>
            </m:r>
          </m:sup>
        </m:sSubSup>
        <m:r>
          <w:rPr>
            <w:rFonts w:ascii="Cambria Math" w:eastAsia="Cambria Math" w:hAnsi="Cambria Math" w:cs="Cambria Math"/>
            <w:color w:val="000000"/>
            <w:sz w:val="28"/>
            <w:szCs w:val="28"/>
          </w:rPr>
          <m:t>∫ⅆtf</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ψ</m:t>
        </m:r>
        <m:d>
          <m:dPr>
            <m:ctrlPr>
              <w:rPr>
                <w:rFonts w:ascii="Cambria Math" w:eastAsia="Cambria Math" w:hAnsi="Cambria Math" w:cs="Cambria Math"/>
                <w:color w:val="000000"/>
                <w:sz w:val="28"/>
                <w:szCs w:val="28"/>
              </w:rPr>
            </m:ctrlPr>
          </m:dPr>
          <m:e>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a</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m:t>
                </m:r>
              </m:sup>
            </m:sSubSup>
            <m:r>
              <w:rPr>
                <w:rFonts w:ascii="Cambria Math" w:eastAsia="Cambria Math" w:hAnsi="Cambria Math" w:cs="Cambria Math"/>
                <w:color w:val="000000"/>
                <w:sz w:val="28"/>
                <w:szCs w:val="28"/>
              </w:rPr>
              <m:t>t-n</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0</m:t>
                </m:r>
              </m:sub>
            </m:sSub>
          </m:e>
        </m:d>
      </m:oMath>
      <w:r w:rsidR="00E71261">
        <w:rPr>
          <w:color w:val="000000"/>
          <w:sz w:val="28"/>
          <w:szCs w:val="28"/>
        </w:rPr>
        <w:t xml:space="preserve"> (2.2)</w:t>
      </w:r>
    </w:p>
    <w:p w14:paraId="00000138" w14:textId="77777777" w:rsidR="00C5037E" w:rsidRDefault="00C5037E">
      <w:pPr>
        <w:spacing w:line="360" w:lineRule="auto"/>
        <w:rPr>
          <w:color w:val="000000"/>
          <w:sz w:val="28"/>
          <w:szCs w:val="28"/>
        </w:rPr>
      </w:pPr>
    </w:p>
    <w:p w14:paraId="00000139" w14:textId="77777777" w:rsidR="00C5037E" w:rsidRDefault="00C5037E">
      <w:pPr>
        <w:spacing w:line="360" w:lineRule="auto"/>
        <w:rPr>
          <w:color w:val="000000"/>
          <w:sz w:val="28"/>
          <w:szCs w:val="28"/>
        </w:rPr>
      </w:pPr>
    </w:p>
    <w:p w14:paraId="0000013A" w14:textId="00F203F5" w:rsidR="00C5037E" w:rsidRDefault="00E71261" w:rsidP="00DF3475">
      <w:pPr>
        <w:spacing w:line="360" w:lineRule="auto"/>
        <w:ind w:firstLine="708"/>
        <w:jc w:val="both"/>
        <w:rPr>
          <w:color w:val="000000"/>
          <w:sz w:val="28"/>
          <w:szCs w:val="28"/>
        </w:rPr>
      </w:pPr>
      <w:r>
        <w:rPr>
          <w:color w:val="000000"/>
          <w:sz w:val="28"/>
          <w:szCs w:val="28"/>
        </w:rPr>
        <w:t xml:space="preserve">Дискретное вейвлет-преобразование в большом количестве случаев дает хорошее и весьма избыточное описание исходной функции, также как и в непрерывном случае. Данному факту можно найти весьма эффективное применение. Допустим, необходимо </w:t>
      </w:r>
      <w:r w:rsidR="00A956D9">
        <w:rPr>
          <w:color w:val="000000"/>
          <w:sz w:val="28"/>
          <w:szCs w:val="28"/>
        </w:rPr>
        <w:t>выполнить</w:t>
      </w:r>
      <w:r>
        <w:rPr>
          <w:color w:val="000000"/>
          <w:sz w:val="28"/>
          <w:szCs w:val="28"/>
        </w:rPr>
        <w:t xml:space="preserve"> вейвлет-преобразование некоторого имеющего сигнала. В данном случае, используя избыточность, можно выполнить это преобразование приблизительно, при этом восстановленный f будет обладать довольно высокой точностью. Помимо этого, избыточность можно ликвидировать. Для ликвидации необходимо удалить его несущественные значения.</w:t>
      </w:r>
    </w:p>
    <w:p w14:paraId="0000013B" w14:textId="77777777" w:rsidR="00C5037E" w:rsidRDefault="00E71261" w:rsidP="00DF3475">
      <w:pPr>
        <w:spacing w:line="360" w:lineRule="auto"/>
        <w:jc w:val="both"/>
        <w:rPr>
          <w:color w:val="000000"/>
          <w:sz w:val="28"/>
          <w:szCs w:val="28"/>
        </w:rPr>
      </w:pPr>
      <w:r>
        <w:rPr>
          <w:color w:val="000000"/>
          <w:sz w:val="28"/>
          <w:szCs w:val="28"/>
        </w:rPr>
        <w:t xml:space="preserve">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ψ</m:t>
            </m:r>
          </m:sub>
        </m:sSub>
      </m:oMath>
      <w:r>
        <w:rPr>
          <w:color w:val="000000"/>
          <w:sz w:val="28"/>
          <w:szCs w:val="28"/>
        </w:rPr>
        <w:t>, определенная по формуле</w:t>
      </w:r>
    </w:p>
    <w:p w14:paraId="0000013C" w14:textId="77777777" w:rsidR="00C5037E" w:rsidRDefault="00B26CE1">
      <w:pPr>
        <w:spacing w:line="360" w:lineRule="auto"/>
        <w:jc w:val="cente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ψ</m:t>
            </m:r>
          </m:sub>
        </m:sSub>
        <m:r>
          <w:rPr>
            <w:rFonts w:ascii="Cambria Math" w:eastAsia="Cambria Math" w:hAnsi="Cambria Math" w:cs="Cambria Math"/>
            <w:color w:val="000000"/>
            <w:sz w:val="28"/>
            <w:szCs w:val="28"/>
          </w:rPr>
          <m:t>=2π</m:t>
        </m:r>
        <m:nary>
          <m:naryPr>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m:t>
            </m:r>
          </m:sub>
          <m:sup>
            <m:r>
              <w:rPr>
                <w:rFonts w:ascii="Cambria Math" w:eastAsia="Cambria Math" w:hAnsi="Cambria Math" w:cs="Cambria Math"/>
                <w:color w:val="000000"/>
                <w:sz w:val="28"/>
                <w:szCs w:val="28"/>
              </w:rPr>
              <m:t>∞</m:t>
            </m:r>
          </m:sup>
          <m:e/>
        </m:nary>
        <m:r>
          <w:rPr>
            <w:rFonts w:ascii="Cambria Math" w:eastAsia="Cambria Math" w:hAnsi="Cambria Math" w:cs="Cambria Math"/>
            <w:color w:val="000000"/>
            <w:sz w:val="28"/>
            <w:szCs w:val="28"/>
          </w:rPr>
          <m:t>ⅆξ</m:t>
        </m:r>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acc>
                  <m:accPr>
                    <m:ctrlPr>
                      <w:rPr>
                        <w:rFonts w:ascii="Cambria Math" w:eastAsia="Cambria Math" w:hAnsi="Cambria Math" w:cs="Cambria Math"/>
                        <w:color w:val="000000"/>
                        <w:sz w:val="28"/>
                        <w:szCs w:val="28"/>
                      </w:rPr>
                    </m:ctrlPr>
                  </m:accPr>
                  <m:e>
                    <m:r>
                      <w:rPr>
                        <w:rFonts w:ascii="Cambria Math" w:eastAsia="Cambria Math" w:hAnsi="Cambria Math" w:cs="Cambria Math"/>
                        <w:color w:val="000000"/>
                        <w:sz w:val="28"/>
                        <w:szCs w:val="28"/>
                      </w:rPr>
                      <m:t>ψ</m:t>
                    </m:r>
                  </m:e>
                </m:acc>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ξ</m:t>
                    </m:r>
                  </m:e>
                </m:d>
              </m:e>
            </m:d>
          </m:e>
          <m:sup>
            <m:r>
              <w:rPr>
                <w:rFonts w:ascii="Cambria Math" w:eastAsia="Cambria Math" w:hAnsi="Cambria Math" w:cs="Cambria Math"/>
                <w:color w:val="000000"/>
                <w:sz w:val="28"/>
                <w:szCs w:val="28"/>
              </w:rPr>
              <m:t>2</m:t>
            </m:r>
          </m:sup>
        </m:sSup>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ξ</m:t>
                </m:r>
              </m:e>
            </m:d>
          </m:e>
          <m:sup>
            <m:r>
              <w:rPr>
                <w:rFonts w:ascii="Cambria Math" w:eastAsia="Cambria Math" w:hAnsi="Cambria Math" w:cs="Cambria Math"/>
                <w:color w:val="000000"/>
                <w:sz w:val="28"/>
                <w:szCs w:val="28"/>
              </w:rPr>
              <m:t>-1</m:t>
            </m:r>
          </m:sup>
        </m:sSup>
      </m:oMath>
      <w:r w:rsidR="00E71261">
        <w:rPr>
          <w:color w:val="000000"/>
          <w:sz w:val="28"/>
          <w:szCs w:val="28"/>
        </w:rPr>
        <w:t xml:space="preserve">    </w:t>
      </w:r>
    </w:p>
    <w:p w14:paraId="00000144" w14:textId="4B01135E" w:rsidR="00C5037E" w:rsidRDefault="00E71261" w:rsidP="00AA65AD">
      <w:pPr>
        <w:spacing w:line="360" w:lineRule="auto"/>
        <w:jc w:val="both"/>
        <w:rPr>
          <w:color w:val="000000"/>
          <w:sz w:val="28"/>
          <w:szCs w:val="28"/>
        </w:rPr>
      </w:pPr>
      <w:r>
        <w:rPr>
          <w:color w:val="000000"/>
          <w:sz w:val="28"/>
          <w:szCs w:val="28"/>
        </w:rPr>
        <w:t xml:space="preserve">должна быть конечной. Данное условие сильно ограничивает возможный диапазон выбора вейвлета </w:t>
      </w:r>
      <m:oMath>
        <m:r>
          <w:rPr>
            <w:rFonts w:ascii="Cambria Math" w:hAnsi="Cambria Math"/>
          </w:rPr>
          <m:t>ψ</m:t>
        </m:r>
      </m:oMath>
      <w:r>
        <w:rPr>
          <w:color w:val="000000"/>
          <w:sz w:val="28"/>
          <w:szCs w:val="28"/>
        </w:rPr>
        <w:t>, который будет использоваться в непрерывном вейвлет-преобразовании.</w:t>
      </w:r>
      <w:r w:rsidR="00AA65AD">
        <w:rPr>
          <w:color w:val="000000"/>
          <w:sz w:val="28"/>
          <w:szCs w:val="28"/>
        </w:rPr>
        <w:t xml:space="preserve"> </w:t>
      </w:r>
      <w:r>
        <w:rPr>
          <w:color w:val="000000"/>
          <w:sz w:val="28"/>
          <w:szCs w:val="28"/>
        </w:rPr>
        <w:t>Для упрощения реализации зачастую выбирается такой</w:t>
      </w:r>
      <m:oMath>
        <m:r>
          <w:rPr>
            <w:rFonts w:ascii="Cambria Math" w:eastAsia="Cambria Math" w:hAnsi="Cambria Math" w:cs="Cambria Math"/>
            <w:color w:val="000000"/>
            <w:sz w:val="28"/>
            <w:szCs w:val="28"/>
          </w:rPr>
          <m:t xml:space="preserve"> ψ</m:t>
        </m:r>
      </m:oMath>
      <w:r>
        <w:rPr>
          <w:color w:val="000000"/>
          <w:sz w:val="28"/>
          <w:szCs w:val="28"/>
        </w:rPr>
        <w:t>, который хорошо сгруппирован во временной и частотной областях.</w:t>
      </w:r>
    </w:p>
    <w:sdt>
      <w:sdtPr>
        <w:tag w:val="goog_rdk_40"/>
        <w:id w:val="1615865466"/>
        <w:showingPlcHdr/>
      </w:sdtPr>
      <w:sdtEndPr/>
      <w:sdtContent>
        <w:p w14:paraId="0000014A" w14:textId="00C2C4B5" w:rsidR="00C5037E" w:rsidRPr="00AA65AD" w:rsidRDefault="00AA65AD" w:rsidP="00AA65AD">
          <w:pPr>
            <w:spacing w:line="360" w:lineRule="auto"/>
            <w:rPr>
              <w:color w:val="000000"/>
              <w:sz w:val="28"/>
              <w:szCs w:val="28"/>
            </w:rPr>
          </w:pPr>
          <w:r>
            <w:t xml:space="preserve">     </w:t>
          </w:r>
        </w:p>
      </w:sdtContent>
    </w:sdt>
    <w:p w14:paraId="0000014B" w14:textId="048A8F11" w:rsidR="00C5037E" w:rsidRDefault="00E71261" w:rsidP="00AA65AD">
      <w:pPr>
        <w:pStyle w:val="1"/>
        <w:ind w:firstLine="708"/>
      </w:pPr>
      <w:bookmarkStart w:id="33" w:name="_heading=h.26in1rg" w:colFirst="0" w:colLast="0"/>
      <w:bookmarkStart w:id="34" w:name="_Toc74560145"/>
      <w:bookmarkStart w:id="35" w:name="_Toc74560304"/>
      <w:bookmarkEnd w:id="33"/>
      <w:r>
        <w:t>ГЛАВА 2. СВЕРТОЧНЫЕ НЕЙРОННЫЕ СЕТИ.</w:t>
      </w:r>
      <w:bookmarkEnd w:id="34"/>
      <w:bookmarkEnd w:id="35"/>
    </w:p>
    <w:p w14:paraId="0000014C" w14:textId="77777777" w:rsidR="00C5037E" w:rsidRDefault="00C5037E">
      <w:pPr>
        <w:spacing w:line="360" w:lineRule="auto"/>
        <w:jc w:val="center"/>
        <w:rPr>
          <w:color w:val="000000"/>
          <w:sz w:val="28"/>
          <w:szCs w:val="28"/>
        </w:rPr>
      </w:pPr>
    </w:p>
    <w:p w14:paraId="0000014D" w14:textId="77777777" w:rsidR="00C5037E" w:rsidRDefault="00E71261" w:rsidP="00336788">
      <w:pPr>
        <w:pStyle w:val="12"/>
        <w:ind w:firstLine="708"/>
        <w:jc w:val="left"/>
      </w:pPr>
      <w:bookmarkStart w:id="36" w:name="_heading=h.lnxbz9" w:colFirst="0" w:colLast="0"/>
      <w:bookmarkStart w:id="37" w:name="_Toc74560146"/>
      <w:bookmarkStart w:id="38" w:name="_Toc74560305"/>
      <w:bookmarkEnd w:id="36"/>
      <w:r>
        <w:t>2.1 Понятие и признаки</w:t>
      </w:r>
      <w:bookmarkEnd w:id="37"/>
      <w:bookmarkEnd w:id="38"/>
    </w:p>
    <w:p w14:paraId="0000014E" w14:textId="77777777" w:rsidR="00C5037E" w:rsidRDefault="00C5037E">
      <w:pPr>
        <w:spacing w:line="360" w:lineRule="auto"/>
        <w:jc w:val="center"/>
        <w:rPr>
          <w:b/>
          <w:color w:val="000000"/>
          <w:sz w:val="28"/>
          <w:szCs w:val="28"/>
        </w:rPr>
      </w:pPr>
    </w:p>
    <w:p w14:paraId="0000014F" w14:textId="389C931C" w:rsidR="00C5037E" w:rsidRDefault="00E71261" w:rsidP="00DF3475">
      <w:pPr>
        <w:spacing w:line="360" w:lineRule="auto"/>
        <w:ind w:firstLine="708"/>
        <w:jc w:val="both"/>
        <w:rPr>
          <w:color w:val="000000"/>
          <w:sz w:val="28"/>
          <w:szCs w:val="28"/>
        </w:rPr>
      </w:pPr>
      <w:r>
        <w:rPr>
          <w:color w:val="000000"/>
          <w:sz w:val="28"/>
          <w:szCs w:val="28"/>
        </w:rPr>
        <w:t xml:space="preserve">Для эффективной реализации алгоритмов необходимо успешное извлечение заметных (значимых) признаков. В случае алгоритмов МО и традиционных модели МО – это ключевой аспект. Ведь они опираются на входные признаки, которые поступают от ученого или эксперта данной предметной области. Также большую роль играют вычислительные методики выделения признаков. </w:t>
      </w:r>
      <w:proofErr w:type="spellStart"/>
      <w:r>
        <w:rPr>
          <w:color w:val="000000"/>
          <w:sz w:val="28"/>
          <w:szCs w:val="28"/>
        </w:rPr>
        <w:t>Сверточные</w:t>
      </w:r>
      <w:proofErr w:type="spellEnd"/>
      <w:r>
        <w:rPr>
          <w:color w:val="000000"/>
          <w:sz w:val="28"/>
          <w:szCs w:val="28"/>
        </w:rPr>
        <w:t xml:space="preserve"> нейронные сети</w:t>
      </w:r>
      <w:r w:rsidR="003A1E42">
        <w:rPr>
          <w:color w:val="000000"/>
          <w:sz w:val="28"/>
          <w:szCs w:val="28"/>
        </w:rPr>
        <w:t xml:space="preserve"> </w:t>
      </w:r>
      <w:r>
        <w:rPr>
          <w:color w:val="000000"/>
          <w:sz w:val="28"/>
          <w:szCs w:val="28"/>
        </w:rPr>
        <w:t xml:space="preserve">(CNN) и другие </w:t>
      </w:r>
      <w:r>
        <w:rPr>
          <w:color w:val="000000"/>
          <w:sz w:val="28"/>
          <w:szCs w:val="28"/>
        </w:rPr>
        <w:lastRenderedPageBreak/>
        <w:t xml:space="preserve">определенные нейросети могут в </w:t>
      </w:r>
      <w:r w:rsidR="00A956D9">
        <w:rPr>
          <w:color w:val="000000"/>
          <w:sz w:val="28"/>
          <w:szCs w:val="28"/>
        </w:rPr>
        <w:t>автоматическом</w:t>
      </w:r>
      <w:r>
        <w:rPr>
          <w:color w:val="000000"/>
          <w:sz w:val="28"/>
          <w:szCs w:val="28"/>
        </w:rPr>
        <w:t xml:space="preserve"> режиме выделять в сырых данных признаки, имеющие наибольшую важность в данном случае. Из-за такого строения слои CNN выступают в роли маркеров выделения признаков: первые слои, которые </w:t>
      </w:r>
      <w:r w:rsidR="00A956D9">
        <w:rPr>
          <w:color w:val="000000"/>
          <w:sz w:val="28"/>
          <w:szCs w:val="28"/>
        </w:rPr>
        <w:t>находятся</w:t>
      </w:r>
      <w:r>
        <w:rPr>
          <w:color w:val="000000"/>
          <w:sz w:val="28"/>
          <w:szCs w:val="28"/>
        </w:rPr>
        <w:t xml:space="preserve"> сразу же после входного инициализируют низкоуровневые признаки из входных данных, последующие </w:t>
      </w:r>
      <w:proofErr w:type="spellStart"/>
      <w:r>
        <w:rPr>
          <w:color w:val="000000"/>
          <w:sz w:val="28"/>
          <w:szCs w:val="28"/>
        </w:rPr>
        <w:t>полносвязные</w:t>
      </w:r>
      <w:proofErr w:type="spellEnd"/>
      <w:r>
        <w:rPr>
          <w:color w:val="000000"/>
          <w:sz w:val="28"/>
          <w:szCs w:val="28"/>
        </w:rPr>
        <w:t xml:space="preserve"> слои (также имеются в многослойном персептроне) используют данные признаки чтобы организовать возможность прогнозирования непрерывного целевого значения или метки класса. </w:t>
      </w:r>
    </w:p>
    <w:p w14:paraId="00000150" w14:textId="77777777" w:rsidR="00C5037E" w:rsidRDefault="00E71261" w:rsidP="00DF3475">
      <w:pPr>
        <w:spacing w:line="360" w:lineRule="auto"/>
        <w:ind w:firstLine="708"/>
        <w:jc w:val="both"/>
        <w:rPr>
          <w:color w:val="000000"/>
          <w:sz w:val="28"/>
          <w:szCs w:val="28"/>
        </w:rPr>
      </w:pPr>
      <w:r>
        <w:rPr>
          <w:color w:val="000000"/>
          <w:sz w:val="28"/>
          <w:szCs w:val="28"/>
        </w:rPr>
        <w:t xml:space="preserve">Глубокие </w:t>
      </w:r>
      <w:proofErr w:type="spellStart"/>
      <w:r>
        <w:rPr>
          <w:color w:val="000000"/>
          <w:sz w:val="28"/>
          <w:szCs w:val="28"/>
        </w:rPr>
        <w:t>сверточные</w:t>
      </w:r>
      <w:proofErr w:type="spellEnd"/>
      <w:r>
        <w:rPr>
          <w:color w:val="000000"/>
          <w:sz w:val="28"/>
          <w:szCs w:val="28"/>
        </w:rPr>
        <w:t xml:space="preserve"> нейронные сети и некоторые другие типы многослойных нейронных сетей способны создавать определенную иерархию признаков. При этом происходит объединение низкоуровневых признаков в послойной манере. Данное объединение происходит для формирования высокоуровневых признаков. Допустим мы имеем нейронную сеть, входом которой являются изображения. Тогда начальные слои извлекали бы низкоуровневые признаки наподобие граней и пятен, которые объединялись бы вместе с целью образования высокоуровневых признаков. Возможно создание и более сложных форм с использованием высокоуровневых признаков (например, общие контуры объектов вроде зданий, дорог, автомобилей). Сети CNN показывают хорошие результаты при решении задач, которые относятся к изображениям.</w:t>
      </w:r>
    </w:p>
    <w:p w14:paraId="00000151" w14:textId="77777777" w:rsidR="00C5037E" w:rsidRDefault="00E71261" w:rsidP="00DF3475">
      <w:pPr>
        <w:spacing w:line="360" w:lineRule="auto"/>
        <w:ind w:firstLine="708"/>
        <w:jc w:val="both"/>
        <w:rPr>
          <w:color w:val="000000"/>
          <w:sz w:val="28"/>
          <w:szCs w:val="28"/>
        </w:rPr>
      </w:pPr>
      <w:r>
        <w:rPr>
          <w:color w:val="000000"/>
          <w:sz w:val="28"/>
          <w:szCs w:val="28"/>
        </w:rPr>
        <w:t>Это, в значительной степени, описывается следующими заявлениями.</w:t>
      </w:r>
    </w:p>
    <w:p w14:paraId="00000152" w14:textId="77777777" w:rsidR="00C5037E" w:rsidRDefault="00C5037E" w:rsidP="00DF3475">
      <w:pPr>
        <w:spacing w:line="360" w:lineRule="auto"/>
        <w:ind w:firstLine="708"/>
        <w:jc w:val="both"/>
        <w:rPr>
          <w:color w:val="000000"/>
          <w:sz w:val="28"/>
          <w:szCs w:val="28"/>
        </w:rPr>
      </w:pPr>
    </w:p>
    <w:p w14:paraId="00000153" w14:textId="7B725029" w:rsidR="00C5037E" w:rsidRDefault="00E71261" w:rsidP="00DF3475">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Разреженная связность.  С небольшим участком пикселей </w:t>
      </w:r>
      <w:r w:rsidR="003A1E42">
        <w:rPr>
          <w:color w:val="000000"/>
          <w:sz w:val="28"/>
          <w:szCs w:val="28"/>
        </w:rPr>
        <w:t>связывается одиночный</w:t>
      </w:r>
      <w:r>
        <w:rPr>
          <w:color w:val="000000"/>
          <w:sz w:val="28"/>
          <w:szCs w:val="28"/>
        </w:rPr>
        <w:t xml:space="preserve"> элемент в карте признаков. Отличие от персептронов заключается в том, что при использовании персептронов происходит связывания с целым входным изображением. </w:t>
      </w:r>
    </w:p>
    <w:p w14:paraId="00000154" w14:textId="77777777" w:rsidR="00C5037E" w:rsidRDefault="00E71261" w:rsidP="00DF3475">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Совместное использование параметров. Одни и те же веса используются по всей площади входного изображения.</w:t>
      </w:r>
    </w:p>
    <w:p w14:paraId="00000155" w14:textId="2F71B7CA" w:rsidR="00C5037E" w:rsidRDefault="00E71261" w:rsidP="00DF3475">
      <w:pPr>
        <w:spacing w:line="360" w:lineRule="auto"/>
        <w:ind w:firstLine="360"/>
        <w:jc w:val="both"/>
        <w:rPr>
          <w:color w:val="000000"/>
          <w:sz w:val="28"/>
          <w:szCs w:val="28"/>
        </w:rPr>
      </w:pPr>
      <w:r>
        <w:rPr>
          <w:color w:val="000000"/>
          <w:sz w:val="28"/>
          <w:szCs w:val="28"/>
        </w:rPr>
        <w:t xml:space="preserve">Из данных заявлений можно сделать такой вывод: использование </w:t>
      </w:r>
      <w:proofErr w:type="spellStart"/>
      <w:r>
        <w:rPr>
          <w:color w:val="000000"/>
          <w:sz w:val="28"/>
          <w:szCs w:val="28"/>
        </w:rPr>
        <w:t>сверточного</w:t>
      </w:r>
      <w:proofErr w:type="spellEnd"/>
      <w:r>
        <w:rPr>
          <w:color w:val="000000"/>
          <w:sz w:val="28"/>
          <w:szCs w:val="28"/>
        </w:rPr>
        <w:t xml:space="preserve"> слоя, вмест</w:t>
      </w:r>
      <w:r w:rsidR="00A956D9">
        <w:rPr>
          <w:color w:val="000000"/>
          <w:sz w:val="28"/>
          <w:szCs w:val="28"/>
        </w:rPr>
        <w:t>о</w:t>
      </w:r>
      <w:r>
        <w:rPr>
          <w:color w:val="000000"/>
          <w:sz w:val="28"/>
          <w:szCs w:val="28"/>
        </w:rPr>
        <w:t xml:space="preserve"> традиционного </w:t>
      </w:r>
      <w:proofErr w:type="spellStart"/>
      <w:r>
        <w:rPr>
          <w:color w:val="000000"/>
          <w:sz w:val="28"/>
          <w:szCs w:val="28"/>
        </w:rPr>
        <w:t>полносвязного</w:t>
      </w:r>
      <w:proofErr w:type="spellEnd"/>
      <w:r>
        <w:rPr>
          <w:color w:val="000000"/>
          <w:sz w:val="28"/>
          <w:szCs w:val="28"/>
        </w:rPr>
        <w:t xml:space="preserve"> многослойного персептрона </w:t>
      </w:r>
      <w:r>
        <w:rPr>
          <w:color w:val="000000"/>
          <w:sz w:val="28"/>
          <w:szCs w:val="28"/>
        </w:rPr>
        <w:lastRenderedPageBreak/>
        <w:t xml:space="preserve">приводит к значительному уменьшению количества параметров в сети. При этом произойдет улучшение способности захвата заметных признаков. При </w:t>
      </w:r>
      <w:proofErr w:type="spellStart"/>
      <w:r>
        <w:rPr>
          <w:color w:val="000000"/>
          <w:sz w:val="28"/>
          <w:szCs w:val="28"/>
        </w:rPr>
        <w:t>рассмотре</w:t>
      </w:r>
      <w:proofErr w:type="spellEnd"/>
      <w:r>
        <w:rPr>
          <w:color w:val="000000"/>
          <w:sz w:val="28"/>
          <w:szCs w:val="28"/>
        </w:rPr>
        <w:t xml:space="preserve"> со стороны данных изображения возможно сделать предположение, что близлежащие пиксели имеют большее отношение друг к другу, чем пиксели, находящиеся далеко друг от друга. </w:t>
      </w:r>
      <w:r>
        <w:rPr>
          <w:color w:val="000000"/>
          <w:sz w:val="28"/>
          <w:szCs w:val="28"/>
        </w:rPr>
        <w:tab/>
      </w:r>
    </w:p>
    <w:p w14:paraId="00000156" w14:textId="77777777" w:rsidR="00C5037E" w:rsidRDefault="00E71261" w:rsidP="00DF3475">
      <w:pPr>
        <w:spacing w:line="360" w:lineRule="auto"/>
        <w:ind w:firstLine="708"/>
        <w:jc w:val="both"/>
        <w:rPr>
          <w:color w:val="000000"/>
          <w:sz w:val="28"/>
          <w:szCs w:val="28"/>
        </w:rPr>
      </w:pPr>
      <w:proofErr w:type="spellStart"/>
      <w:r>
        <w:rPr>
          <w:color w:val="000000"/>
          <w:sz w:val="28"/>
          <w:szCs w:val="28"/>
        </w:rPr>
        <w:t>Сверточные</w:t>
      </w:r>
      <w:proofErr w:type="spellEnd"/>
      <w:r>
        <w:rPr>
          <w:color w:val="000000"/>
          <w:sz w:val="28"/>
          <w:szCs w:val="28"/>
        </w:rPr>
        <w:t xml:space="preserve"> нейронные сети обычно включаются в себя несколько слоев </w:t>
      </w:r>
      <w:proofErr w:type="spellStart"/>
      <w:r>
        <w:rPr>
          <w:color w:val="000000"/>
          <w:sz w:val="28"/>
          <w:szCs w:val="28"/>
        </w:rPr>
        <w:t>подвыборки</w:t>
      </w:r>
      <w:proofErr w:type="spellEnd"/>
      <w:r>
        <w:rPr>
          <w:color w:val="000000"/>
          <w:sz w:val="28"/>
          <w:szCs w:val="28"/>
        </w:rPr>
        <w:t xml:space="preserve"> и несколько </w:t>
      </w:r>
      <w:proofErr w:type="spellStart"/>
      <w:r>
        <w:rPr>
          <w:color w:val="000000"/>
          <w:sz w:val="28"/>
          <w:szCs w:val="28"/>
        </w:rPr>
        <w:t>сверточных</w:t>
      </w:r>
      <w:proofErr w:type="spellEnd"/>
      <w:r>
        <w:rPr>
          <w:color w:val="000000"/>
          <w:sz w:val="28"/>
          <w:szCs w:val="28"/>
        </w:rPr>
        <w:t xml:space="preserve"> слоев. После них в конце находится один или большее количество </w:t>
      </w:r>
      <w:proofErr w:type="spellStart"/>
      <w:r>
        <w:rPr>
          <w:color w:val="000000"/>
          <w:sz w:val="28"/>
          <w:szCs w:val="28"/>
        </w:rPr>
        <w:t>полносвязных</w:t>
      </w:r>
      <w:proofErr w:type="spellEnd"/>
      <w:r>
        <w:rPr>
          <w:color w:val="000000"/>
          <w:sz w:val="28"/>
          <w:szCs w:val="28"/>
        </w:rPr>
        <w:t xml:space="preserve"> слоев. </w:t>
      </w:r>
    </w:p>
    <w:p w14:paraId="00000157" w14:textId="765133AA" w:rsidR="00C5037E" w:rsidRDefault="00E71261" w:rsidP="00DF3475">
      <w:pPr>
        <w:spacing w:line="360" w:lineRule="auto"/>
        <w:ind w:firstLine="708"/>
        <w:jc w:val="both"/>
        <w:rPr>
          <w:color w:val="000000"/>
          <w:sz w:val="28"/>
          <w:szCs w:val="28"/>
        </w:rPr>
      </w:pPr>
      <w:proofErr w:type="spellStart"/>
      <w:r>
        <w:rPr>
          <w:color w:val="000000"/>
          <w:sz w:val="28"/>
          <w:szCs w:val="28"/>
        </w:rPr>
        <w:t>Полносвязные</w:t>
      </w:r>
      <w:proofErr w:type="spellEnd"/>
      <w:r>
        <w:rPr>
          <w:color w:val="000000"/>
          <w:sz w:val="28"/>
          <w:szCs w:val="28"/>
        </w:rPr>
        <w:t xml:space="preserve"> слои являются самым обычным многослойным персептроном, в котором каждый входной элемент i связан с каждым выходным элементом j с весом </w:t>
      </w:r>
      <w:proofErr w:type="spellStart"/>
      <w:r>
        <w:rPr>
          <w:color w:val="000000"/>
          <w:sz w:val="28"/>
          <w:szCs w:val="28"/>
        </w:rPr>
        <w:t>w</w:t>
      </w:r>
      <w:r>
        <w:rPr>
          <w:color w:val="000000"/>
          <w:sz w:val="28"/>
          <w:szCs w:val="28"/>
          <w:vertAlign w:val="subscript"/>
        </w:rPr>
        <w:t>ij</w:t>
      </w:r>
      <w:proofErr w:type="spellEnd"/>
      <w:r>
        <w:rPr>
          <w:color w:val="000000"/>
          <w:sz w:val="28"/>
          <w:szCs w:val="28"/>
        </w:rPr>
        <w:t xml:space="preserve">. </w:t>
      </w:r>
    </w:p>
    <w:p w14:paraId="00000158" w14:textId="77777777" w:rsidR="00C5037E" w:rsidRDefault="00E71261" w:rsidP="00DF3475">
      <w:pPr>
        <w:spacing w:line="360" w:lineRule="auto"/>
        <w:ind w:firstLine="708"/>
        <w:jc w:val="both"/>
        <w:rPr>
          <w:color w:val="000000"/>
          <w:sz w:val="28"/>
          <w:szCs w:val="28"/>
        </w:rPr>
      </w:pPr>
      <w:r>
        <w:rPr>
          <w:color w:val="000000"/>
          <w:sz w:val="28"/>
          <w:szCs w:val="28"/>
        </w:rPr>
        <w:t xml:space="preserve">При этом </w:t>
      </w:r>
      <w:proofErr w:type="spellStart"/>
      <w:r>
        <w:rPr>
          <w:color w:val="000000"/>
          <w:sz w:val="28"/>
          <w:szCs w:val="28"/>
        </w:rPr>
        <w:t>сверточные</w:t>
      </w:r>
      <w:proofErr w:type="spellEnd"/>
      <w:r>
        <w:rPr>
          <w:color w:val="000000"/>
          <w:sz w:val="28"/>
          <w:szCs w:val="28"/>
        </w:rPr>
        <w:t xml:space="preserve"> и </w:t>
      </w:r>
      <w:proofErr w:type="spellStart"/>
      <w:r>
        <w:rPr>
          <w:color w:val="000000"/>
          <w:sz w:val="28"/>
          <w:szCs w:val="28"/>
        </w:rPr>
        <w:t>полносвязные</w:t>
      </w:r>
      <w:proofErr w:type="spellEnd"/>
      <w:r>
        <w:rPr>
          <w:color w:val="000000"/>
          <w:sz w:val="28"/>
          <w:szCs w:val="28"/>
        </w:rPr>
        <w:t xml:space="preserve"> слои имеют свои веса и смещения, которые оптимизируются во время обучения. Объединяющие слои или слои </w:t>
      </w:r>
      <w:proofErr w:type="spellStart"/>
      <w:r>
        <w:rPr>
          <w:color w:val="000000"/>
          <w:sz w:val="28"/>
          <w:szCs w:val="28"/>
        </w:rPr>
        <w:t>подвыборки</w:t>
      </w:r>
      <w:proofErr w:type="spellEnd"/>
      <w:r>
        <w:rPr>
          <w:color w:val="000000"/>
          <w:sz w:val="28"/>
          <w:szCs w:val="28"/>
        </w:rPr>
        <w:t xml:space="preserve"> описываются отсутствием каких-либо параметров обучения.</w:t>
      </w:r>
    </w:p>
    <w:p w14:paraId="00000159" w14:textId="77777777" w:rsidR="00C5037E" w:rsidRDefault="00E71261" w:rsidP="00336788">
      <w:pPr>
        <w:pStyle w:val="12"/>
        <w:ind w:left="708"/>
        <w:jc w:val="left"/>
      </w:pPr>
      <w:bookmarkStart w:id="39" w:name="_heading=h.35nkun2" w:colFirst="0" w:colLast="0"/>
      <w:bookmarkEnd w:id="39"/>
      <w:r>
        <w:br/>
      </w:r>
      <w:bookmarkStart w:id="40" w:name="_Toc74560147"/>
      <w:bookmarkStart w:id="41" w:name="_Toc74560306"/>
      <w:r>
        <w:t>2.2 Дискретная свертка</w:t>
      </w:r>
      <w:bookmarkEnd w:id="40"/>
      <w:bookmarkEnd w:id="41"/>
    </w:p>
    <w:p w14:paraId="0000015A" w14:textId="77777777" w:rsidR="00C5037E" w:rsidRDefault="00C5037E">
      <w:pPr>
        <w:spacing w:line="360" w:lineRule="auto"/>
        <w:rPr>
          <w:color w:val="000000"/>
          <w:sz w:val="28"/>
          <w:szCs w:val="28"/>
        </w:rPr>
      </w:pPr>
    </w:p>
    <w:p w14:paraId="0000015F" w14:textId="549B9995" w:rsidR="00C5037E" w:rsidRDefault="00E71261" w:rsidP="00DF3475">
      <w:pPr>
        <w:spacing w:line="360" w:lineRule="auto"/>
        <w:ind w:firstLine="708"/>
        <w:jc w:val="both"/>
        <w:rPr>
          <w:color w:val="000000"/>
          <w:sz w:val="28"/>
          <w:szCs w:val="28"/>
        </w:rPr>
      </w:pPr>
      <w:r>
        <w:rPr>
          <w:color w:val="000000"/>
          <w:sz w:val="28"/>
          <w:szCs w:val="28"/>
        </w:rPr>
        <w:t xml:space="preserve">Основополагающей операцией в </w:t>
      </w:r>
      <w:proofErr w:type="spellStart"/>
      <w:r>
        <w:rPr>
          <w:color w:val="000000"/>
          <w:sz w:val="28"/>
          <w:szCs w:val="28"/>
        </w:rPr>
        <w:t>сверточных</w:t>
      </w:r>
      <w:proofErr w:type="spellEnd"/>
      <w:r>
        <w:rPr>
          <w:color w:val="000000"/>
          <w:sz w:val="28"/>
          <w:szCs w:val="28"/>
        </w:rPr>
        <w:t xml:space="preserve"> нейронных сетях выступает дискретная свертка или просто свертка</w:t>
      </w:r>
      <w:r w:rsidR="00DF3475">
        <w:rPr>
          <w:color w:val="000000"/>
          <w:sz w:val="28"/>
          <w:szCs w:val="28"/>
        </w:rPr>
        <w:t xml:space="preserve">. </w:t>
      </w:r>
      <w:r>
        <w:rPr>
          <w:color w:val="000000"/>
          <w:sz w:val="28"/>
          <w:szCs w:val="28"/>
        </w:rPr>
        <w:t>Из-за ее важности необходимо понимать устройство ее работы.</w:t>
      </w:r>
    </w:p>
    <w:p w14:paraId="00000160" w14:textId="4F2E15A9" w:rsidR="00C5037E" w:rsidRDefault="00E71261" w:rsidP="00DF3475">
      <w:pPr>
        <w:spacing w:line="360" w:lineRule="auto"/>
        <w:ind w:firstLine="720"/>
        <w:jc w:val="both"/>
        <w:rPr>
          <w:color w:val="000000"/>
          <w:sz w:val="28"/>
          <w:szCs w:val="28"/>
        </w:rPr>
      </w:pPr>
      <w:r>
        <w:rPr>
          <w:color w:val="000000"/>
          <w:sz w:val="28"/>
          <w:szCs w:val="28"/>
        </w:rPr>
        <w:t>Дискретная свертка для двух одномерных векторов (х - наш вход, который также является сигналом) и w обозначается как у = х * w, а w – ядро или фильтр. Запишем математическую формулу дискретн</w:t>
      </w:r>
      <w:r w:rsidR="00566F3A">
        <w:rPr>
          <w:color w:val="000000"/>
          <w:sz w:val="28"/>
          <w:szCs w:val="28"/>
        </w:rPr>
        <w:t>ой</w:t>
      </w:r>
      <w:r>
        <w:rPr>
          <w:color w:val="000000"/>
          <w:sz w:val="28"/>
          <w:szCs w:val="28"/>
        </w:rPr>
        <w:t xml:space="preserve"> свертка:</w:t>
      </w:r>
    </w:p>
    <w:p w14:paraId="00000161" w14:textId="706F8618" w:rsidR="00C5037E" w:rsidRPr="00DF3475" w:rsidRDefault="00E7126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y</m:t>
          </m:r>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ⅈ</m:t>
              </m:r>
            </m:e>
          </m:d>
          <m:r>
            <w:rPr>
              <w:rFonts w:ascii="Cambria Math" w:eastAsia="Cambria Math" w:hAnsi="Cambria Math" w:cs="Cambria Math"/>
              <w:color w:val="000000"/>
              <w:sz w:val="28"/>
              <w:szCs w:val="28"/>
            </w:rPr>
            <m:t>=</m:t>
          </m:r>
          <m:nary>
            <m:naryPr>
              <m:chr m:val="∑"/>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k=-∞</m:t>
              </m:r>
            </m:sub>
            <m:sup>
              <m:r>
                <w:rPr>
                  <w:rFonts w:ascii="Cambria Math" w:eastAsia="Cambria Math" w:hAnsi="Cambria Math" w:cs="Cambria Math"/>
                  <w:color w:val="000000"/>
                  <w:sz w:val="28"/>
                  <w:szCs w:val="28"/>
                </w:rPr>
                <m:t>∞</m:t>
              </m:r>
            </m:sup>
            <m:e>
              <m:r>
                <w:rPr>
                  <w:rFonts w:ascii="Cambria Math" w:eastAsia="Cambria Math" w:hAnsi="Cambria Math" w:cs="Cambria Math"/>
                  <w:color w:val="000000"/>
                  <w:sz w:val="28"/>
                  <w:szCs w:val="28"/>
                </w:rPr>
                <m:t>x</m:t>
              </m:r>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ⅈ-k</m:t>
                  </m:r>
                </m:e>
              </m:d>
              <m:r>
                <w:rPr>
                  <w:rFonts w:ascii="Cambria Math" w:eastAsia="Cambria Math" w:hAnsi="Cambria Math" w:cs="Cambria Math"/>
                  <w:color w:val="000000"/>
                  <w:sz w:val="28"/>
                  <w:szCs w:val="28"/>
                </w:rPr>
                <m:t>w</m:t>
              </m:r>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k</m:t>
                  </m:r>
                </m:e>
              </m:d>
            </m:e>
          </m:nary>
        </m:oMath>
      </m:oMathPara>
    </w:p>
    <w:p w14:paraId="5BB5EC34" w14:textId="77777777" w:rsidR="00DF3475" w:rsidRDefault="00DF3475">
      <w:pPr>
        <w:jc w:val="center"/>
        <w:rPr>
          <w:rFonts w:ascii="Cambria Math" w:eastAsia="Cambria Math" w:hAnsi="Cambria Math" w:cs="Cambria Math"/>
          <w:color w:val="000000"/>
          <w:sz w:val="28"/>
          <w:szCs w:val="28"/>
        </w:rPr>
      </w:pPr>
    </w:p>
    <w:p w14:paraId="00000162" w14:textId="77777777" w:rsidR="00C5037E" w:rsidRDefault="00E71261" w:rsidP="00DF3475">
      <w:pPr>
        <w:spacing w:line="360" w:lineRule="auto"/>
        <w:ind w:firstLine="708"/>
        <w:jc w:val="both"/>
        <w:rPr>
          <w:color w:val="000000"/>
          <w:sz w:val="28"/>
          <w:szCs w:val="28"/>
        </w:rPr>
      </w:pPr>
      <w:r>
        <w:rPr>
          <w:color w:val="000000"/>
          <w:sz w:val="28"/>
          <w:szCs w:val="28"/>
        </w:rPr>
        <w:t xml:space="preserve">Квадратные скобки </w:t>
      </w:r>
      <w:proofErr w:type="gramStart"/>
      <w:r>
        <w:rPr>
          <w:color w:val="000000"/>
          <w:sz w:val="28"/>
          <w:szCs w:val="28"/>
        </w:rPr>
        <w:t>[ ]</w:t>
      </w:r>
      <w:proofErr w:type="gramEnd"/>
      <w:r>
        <w:rPr>
          <w:color w:val="000000"/>
          <w:sz w:val="28"/>
          <w:szCs w:val="28"/>
        </w:rPr>
        <w:t xml:space="preserve"> используются для обозначения индексации элементов в векторе. Индекс i проходит по всем элементам выходного вектора у. </w:t>
      </w:r>
    </w:p>
    <w:p w14:paraId="00000163" w14:textId="77777777" w:rsidR="00C5037E" w:rsidRDefault="00C5037E" w:rsidP="00DF3475">
      <w:pPr>
        <w:spacing w:line="360" w:lineRule="auto"/>
        <w:jc w:val="both"/>
        <w:rPr>
          <w:color w:val="000000"/>
          <w:sz w:val="28"/>
          <w:szCs w:val="28"/>
        </w:rPr>
      </w:pPr>
    </w:p>
    <w:p w14:paraId="00000164" w14:textId="0F3E3C9B" w:rsidR="00C5037E" w:rsidRDefault="00E71261" w:rsidP="00DF3475">
      <w:pPr>
        <w:spacing w:line="360" w:lineRule="auto"/>
        <w:ind w:firstLine="708"/>
        <w:jc w:val="both"/>
        <w:rPr>
          <w:color w:val="000000"/>
          <w:sz w:val="28"/>
          <w:szCs w:val="28"/>
        </w:rPr>
      </w:pPr>
      <w:r>
        <w:rPr>
          <w:color w:val="000000"/>
          <w:sz w:val="28"/>
          <w:szCs w:val="28"/>
        </w:rPr>
        <w:t>Факт суммирования по индексам от -</w:t>
      </w:r>
      <m:oMath>
        <m:r>
          <w:rPr>
            <w:rFonts w:ascii="Cambria Math" w:hAnsi="Cambria Math"/>
          </w:rPr>
          <m:t>∞</m:t>
        </m:r>
      </m:oMath>
      <w:r>
        <w:rPr>
          <w:color w:val="000000"/>
          <w:sz w:val="28"/>
          <w:szCs w:val="28"/>
        </w:rPr>
        <w:t xml:space="preserve"> до +</w:t>
      </w:r>
      <m:oMath>
        <m:r>
          <w:rPr>
            <w:rFonts w:ascii="Cambria Math" w:hAnsi="Cambria Math"/>
          </w:rPr>
          <m:t>∞</m:t>
        </m:r>
      </m:oMath>
      <w:r>
        <w:rPr>
          <w:color w:val="000000"/>
          <w:sz w:val="28"/>
          <w:szCs w:val="28"/>
        </w:rPr>
        <w:t xml:space="preserve"> выглядит странным в так как </w:t>
      </w:r>
      <w:r>
        <w:rPr>
          <w:color w:val="000000"/>
          <w:sz w:val="28"/>
          <w:szCs w:val="28"/>
        </w:rPr>
        <w:lastRenderedPageBreak/>
        <w:t>мы всегда имеем дело с конечными векторами призна</w:t>
      </w:r>
      <w:r w:rsidR="00336788">
        <w:rPr>
          <w:color w:val="000000"/>
          <w:sz w:val="28"/>
          <w:szCs w:val="28"/>
        </w:rPr>
        <w:t xml:space="preserve">ков в приложениях МО. Допустим </w:t>
      </w:r>
      <w:r>
        <w:rPr>
          <w:color w:val="000000"/>
          <w:sz w:val="28"/>
          <w:szCs w:val="28"/>
        </w:rPr>
        <w:t>в х имеется 10 признаков с индексами 0, 1, 2, .. , 8, 9, тогда индексы -</w:t>
      </w:r>
      <m:oMath>
        <m:r>
          <w:rPr>
            <w:rFonts w:ascii="Cambria Math" w:hAnsi="Cambria Math"/>
          </w:rPr>
          <m:t>∞</m:t>
        </m:r>
      </m:oMath>
      <w:r>
        <w:rPr>
          <w:color w:val="000000"/>
          <w:sz w:val="28"/>
          <w:szCs w:val="28"/>
        </w:rPr>
        <w:t>: -1 и 10 : +</w:t>
      </w:r>
      <m:oMath>
        <m:r>
          <w:rPr>
            <w:rFonts w:ascii="Cambria Math" w:hAnsi="Cambria Math"/>
          </w:rPr>
          <m:t>∞</m:t>
        </m:r>
      </m:oMath>
      <w:r>
        <w:rPr>
          <w:color w:val="000000"/>
          <w:sz w:val="28"/>
          <w:szCs w:val="28"/>
        </w:rPr>
        <w:t xml:space="preserve"> превышают максимальные и минимальные границы вектора х. Из этого следует, что для корректного вычисления суммы в предыдущем уравнении было </w:t>
      </w:r>
      <w:r w:rsidR="00336788">
        <w:rPr>
          <w:color w:val="000000"/>
          <w:sz w:val="28"/>
          <w:szCs w:val="28"/>
        </w:rPr>
        <w:t>предположено</w:t>
      </w:r>
      <w:r>
        <w:rPr>
          <w:color w:val="000000"/>
          <w:sz w:val="28"/>
          <w:szCs w:val="28"/>
        </w:rPr>
        <w:t xml:space="preserve"> </w:t>
      </w:r>
      <w:r w:rsidR="00A956D9">
        <w:rPr>
          <w:color w:val="000000"/>
          <w:sz w:val="28"/>
          <w:szCs w:val="28"/>
        </w:rPr>
        <w:t>следующее</w:t>
      </w:r>
      <w:r>
        <w:rPr>
          <w:color w:val="000000"/>
          <w:sz w:val="28"/>
          <w:szCs w:val="28"/>
        </w:rPr>
        <w:t xml:space="preserve">: векторы х и w заполнены нулями. Таким образом выходной вектор у также будет бесконечного размера и состоять из большого количества нулей. На самом деле это оказывается очень неудобно и в результате вектор х заполняется лишь конечным числом нулей. Данный процесс имеет название дополнением нулями и просто дополнением. Количество нулей, дополняемых с каждой стороны, обозначается как р. </w:t>
      </w:r>
    </w:p>
    <w:p w14:paraId="00000165" w14:textId="04F2CF0D" w:rsidR="00C5037E" w:rsidRDefault="00E71261" w:rsidP="00DF3475">
      <w:pPr>
        <w:spacing w:line="360" w:lineRule="auto"/>
        <w:ind w:firstLine="708"/>
        <w:jc w:val="both"/>
        <w:rPr>
          <w:color w:val="000000"/>
          <w:sz w:val="28"/>
          <w:szCs w:val="28"/>
        </w:rPr>
      </w:pPr>
      <w:r>
        <w:rPr>
          <w:color w:val="000000"/>
          <w:sz w:val="28"/>
          <w:szCs w:val="28"/>
        </w:rPr>
        <w:t xml:space="preserve">Допустим, что изначально имеем вектор фильтра w и входной вектор </w:t>
      </w:r>
      <w:r w:rsidR="00566F3A">
        <w:rPr>
          <w:color w:val="000000"/>
          <w:sz w:val="28"/>
          <w:szCs w:val="28"/>
        </w:rPr>
        <w:t>х.</w:t>
      </w:r>
      <w:r>
        <w:rPr>
          <w:color w:val="000000"/>
          <w:sz w:val="28"/>
          <w:szCs w:val="28"/>
        </w:rPr>
        <w:t xml:space="preserve"> Они включают в себя n и m элементов соответственно, где m </w:t>
      </w:r>
      <m:oMath>
        <m:r>
          <w:rPr>
            <w:rFonts w:ascii="Cambria Math" w:hAnsi="Cambria Math"/>
          </w:rPr>
          <m:t>≤</m:t>
        </m:r>
      </m:oMath>
      <w:r>
        <w:rPr>
          <w:color w:val="000000"/>
          <w:sz w:val="28"/>
          <w:szCs w:val="28"/>
        </w:rPr>
        <w:t xml:space="preserve"> n. Получаем что вектор х</w:t>
      </w:r>
      <w:r>
        <w:rPr>
          <w:color w:val="000000"/>
          <w:sz w:val="28"/>
          <w:szCs w:val="28"/>
          <w:vertAlign w:val="superscript"/>
        </w:rPr>
        <w:t>Р</w:t>
      </w:r>
      <w:r>
        <w:rPr>
          <w:color w:val="000000"/>
          <w:sz w:val="28"/>
          <w:szCs w:val="28"/>
        </w:rPr>
        <w:t xml:space="preserve">, дополненный таким образом имеет размер n + 2р. </w:t>
      </w:r>
    </w:p>
    <w:p w14:paraId="00000166" w14:textId="77777777" w:rsidR="00C5037E" w:rsidRDefault="00E71261" w:rsidP="00DF3475">
      <w:pPr>
        <w:spacing w:line="360" w:lineRule="auto"/>
        <w:ind w:firstLine="708"/>
        <w:jc w:val="both"/>
        <w:rPr>
          <w:color w:val="000000"/>
          <w:sz w:val="28"/>
          <w:szCs w:val="28"/>
        </w:rPr>
      </w:pPr>
      <w:r>
        <w:rPr>
          <w:color w:val="000000"/>
          <w:sz w:val="28"/>
          <w:szCs w:val="28"/>
        </w:rPr>
        <w:t>Уравнение для вычисления дискретной свертки после данного изменения приобретет следующий вид:</w:t>
      </w:r>
    </w:p>
    <w:p w14:paraId="00000167" w14:textId="77777777" w:rsidR="00C5037E" w:rsidRDefault="00C5037E">
      <w:pPr>
        <w:spacing w:line="360" w:lineRule="auto"/>
        <w:rPr>
          <w:color w:val="000000"/>
          <w:sz w:val="28"/>
          <w:szCs w:val="28"/>
        </w:rPr>
      </w:pPr>
    </w:p>
    <w:p w14:paraId="00000168" w14:textId="4FE48388" w:rsidR="00C5037E" w:rsidRDefault="00E7126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y</m:t>
          </m:r>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ⅈ</m:t>
              </m:r>
            </m:e>
          </m:d>
          <m:r>
            <w:rPr>
              <w:rFonts w:ascii="Cambria Math" w:eastAsia="Cambria Math" w:hAnsi="Cambria Math" w:cs="Cambria Math"/>
              <w:color w:val="000000"/>
              <w:sz w:val="28"/>
              <w:szCs w:val="28"/>
            </w:rPr>
            <m:t>=</m:t>
          </m:r>
          <m:nary>
            <m:naryPr>
              <m:chr m:val="∑"/>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k=0</m:t>
              </m:r>
            </m:sub>
            <m:sup>
              <m:r>
                <w:rPr>
                  <w:rFonts w:ascii="Cambria Math" w:eastAsia="Cambria Math" w:hAnsi="Cambria Math" w:cs="Cambria Math"/>
                  <w:color w:val="000000"/>
                  <w:sz w:val="28"/>
                  <w:szCs w:val="28"/>
                </w:rPr>
                <m:t>k=m-1</m:t>
              </m:r>
            </m:sup>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x</m:t>
                  </m:r>
                </m:e>
                <m:sup>
                  <m:r>
                    <w:rPr>
                      <w:rFonts w:ascii="Cambria Math" w:eastAsia="Cambria Math" w:hAnsi="Cambria Math" w:cs="Cambria Math"/>
                      <w:color w:val="000000"/>
                      <w:sz w:val="28"/>
                      <w:szCs w:val="28"/>
                    </w:rPr>
                    <m:t>P</m:t>
                  </m:r>
                </m:sup>
              </m:sSup>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ⅈ+n-k</m:t>
                  </m:r>
                </m:e>
              </m:d>
              <m:r>
                <w:rPr>
                  <w:rFonts w:ascii="Cambria Math" w:eastAsia="Cambria Math" w:hAnsi="Cambria Math" w:cs="Cambria Math"/>
                  <w:color w:val="000000"/>
                  <w:sz w:val="28"/>
                  <w:szCs w:val="28"/>
                </w:rPr>
                <m:t>w</m:t>
              </m:r>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k</m:t>
                  </m:r>
                </m:e>
              </m:d>
            </m:e>
          </m:nary>
        </m:oMath>
      </m:oMathPara>
    </w:p>
    <w:p w14:paraId="00000169" w14:textId="77777777" w:rsidR="00C5037E" w:rsidRDefault="00C5037E">
      <w:pPr>
        <w:spacing w:line="360" w:lineRule="auto"/>
        <w:rPr>
          <w:color w:val="000000"/>
          <w:sz w:val="28"/>
          <w:szCs w:val="28"/>
        </w:rPr>
      </w:pPr>
    </w:p>
    <w:p w14:paraId="0000016A" w14:textId="77777777" w:rsidR="00C5037E" w:rsidRDefault="00E71261" w:rsidP="00DF3475">
      <w:pPr>
        <w:spacing w:line="360" w:lineRule="auto"/>
        <w:ind w:firstLine="708"/>
        <w:jc w:val="both"/>
        <w:rPr>
          <w:color w:val="000000"/>
          <w:sz w:val="28"/>
          <w:szCs w:val="28"/>
        </w:rPr>
      </w:pPr>
      <w:r>
        <w:rPr>
          <w:color w:val="000000"/>
          <w:sz w:val="28"/>
          <w:szCs w:val="28"/>
        </w:rPr>
        <w:t>Теперь перейдем к индексации вектора х посредством i + m - k. Здесь</w:t>
      </w:r>
    </w:p>
    <w:p w14:paraId="0000016B" w14:textId="3C825D52" w:rsidR="00C5037E" w:rsidRDefault="00E71261" w:rsidP="00DF3475">
      <w:pPr>
        <w:spacing w:line="360" w:lineRule="auto"/>
        <w:jc w:val="both"/>
        <w:rPr>
          <w:color w:val="000000"/>
          <w:sz w:val="28"/>
          <w:szCs w:val="28"/>
        </w:rPr>
      </w:pPr>
      <w:r>
        <w:rPr>
          <w:color w:val="000000"/>
          <w:sz w:val="28"/>
          <w:szCs w:val="28"/>
        </w:rPr>
        <w:t xml:space="preserve">важно отметить, что при суммировании векторы х и w индексируются в разных направлениях. </w:t>
      </w:r>
      <w:r w:rsidR="00986019">
        <w:rPr>
          <w:color w:val="000000"/>
          <w:sz w:val="28"/>
          <w:szCs w:val="28"/>
        </w:rPr>
        <w:t>Для вычисления</w:t>
      </w:r>
      <w:r>
        <w:rPr>
          <w:color w:val="000000"/>
          <w:sz w:val="28"/>
          <w:szCs w:val="28"/>
        </w:rPr>
        <w:t xml:space="preserve"> суммы, которая имеет определенный индекс, идущим в обратном направлении, необходимо вычислить суммы с обоими индексами в прямом направлении после зеркального обращения одного из векторов, х или w, сразу после того, как они будут дополнены. Далее просто происходит вычисление их скалярного произведения. Допустим, что у нас имеется зеркально повернутый фильтр w. Он нужен чтобы получить повернутый фильтр </w:t>
      </w:r>
      <w:proofErr w:type="spellStart"/>
      <w:r>
        <w:rPr>
          <w:color w:val="000000"/>
          <w:sz w:val="28"/>
          <w:szCs w:val="28"/>
        </w:rPr>
        <w:t>wr</w:t>
      </w:r>
      <w:proofErr w:type="spellEnd"/>
      <w:r>
        <w:rPr>
          <w:color w:val="000000"/>
          <w:sz w:val="28"/>
          <w:szCs w:val="28"/>
        </w:rPr>
        <w:t xml:space="preserve">. Далее мы вычисляем скалярное произведение </w:t>
      </w:r>
      <w:proofErr w:type="gramStart"/>
      <w:r>
        <w:rPr>
          <w:color w:val="000000"/>
          <w:sz w:val="28"/>
          <w:szCs w:val="28"/>
        </w:rPr>
        <w:t>x[</w:t>
      </w:r>
      <w:proofErr w:type="gramEnd"/>
      <w:r>
        <w:rPr>
          <w:color w:val="000000"/>
          <w:sz w:val="28"/>
          <w:szCs w:val="28"/>
        </w:rPr>
        <w:t>i: i + m]·</w:t>
      </w:r>
      <w:proofErr w:type="spellStart"/>
      <w:r>
        <w:rPr>
          <w:color w:val="000000"/>
          <w:sz w:val="28"/>
          <w:szCs w:val="28"/>
        </w:rPr>
        <w:t>w</w:t>
      </w:r>
      <w:r>
        <w:rPr>
          <w:color w:val="000000"/>
          <w:sz w:val="28"/>
          <w:szCs w:val="28"/>
          <w:vertAlign w:val="superscript"/>
        </w:rPr>
        <w:t>r</w:t>
      </w:r>
      <w:proofErr w:type="spellEnd"/>
      <w:r>
        <w:rPr>
          <w:color w:val="000000"/>
          <w:sz w:val="28"/>
          <w:szCs w:val="28"/>
        </w:rPr>
        <w:t xml:space="preserve"> для получения одного элемента y[i], где x[i : i + m] - участок х размера m. Данное вычисление повторяется таким же способом, который используется при работе </w:t>
      </w:r>
      <w:r>
        <w:rPr>
          <w:color w:val="000000"/>
          <w:sz w:val="28"/>
          <w:szCs w:val="28"/>
        </w:rPr>
        <w:lastRenderedPageBreak/>
        <w:t xml:space="preserve">со скользящим окном, чтобы иметь все элементы выхода. При этом фильтр </w:t>
      </w:r>
      <w:proofErr w:type="spellStart"/>
      <w:r>
        <w:rPr>
          <w:color w:val="000000"/>
          <w:sz w:val="28"/>
          <w:szCs w:val="28"/>
        </w:rPr>
        <w:t>w</w:t>
      </w:r>
      <w:r>
        <w:rPr>
          <w:color w:val="000000"/>
          <w:sz w:val="28"/>
          <w:szCs w:val="28"/>
          <w:vertAlign w:val="superscript"/>
        </w:rPr>
        <w:t>r</w:t>
      </w:r>
      <w:proofErr w:type="spellEnd"/>
      <w:r>
        <w:rPr>
          <w:color w:val="000000"/>
          <w:sz w:val="28"/>
          <w:szCs w:val="28"/>
        </w:rPr>
        <w:t xml:space="preserve">(повернутый) каждый раз смещается на две ячейки. Это приводит к появлению такого </w:t>
      </w:r>
      <w:proofErr w:type="spellStart"/>
      <w:r>
        <w:rPr>
          <w:color w:val="000000"/>
          <w:sz w:val="28"/>
          <w:szCs w:val="28"/>
        </w:rPr>
        <w:t>гиперпараметром</w:t>
      </w:r>
      <w:proofErr w:type="spellEnd"/>
      <w:r>
        <w:rPr>
          <w:color w:val="000000"/>
          <w:sz w:val="28"/>
          <w:szCs w:val="28"/>
        </w:rPr>
        <w:t xml:space="preserve"> свертки как </w:t>
      </w:r>
      <w:proofErr w:type="spellStart"/>
      <w:r>
        <w:rPr>
          <w:color w:val="000000"/>
          <w:sz w:val="28"/>
          <w:szCs w:val="28"/>
        </w:rPr>
        <w:t>страйд</w:t>
      </w:r>
      <w:proofErr w:type="spellEnd"/>
      <w:r>
        <w:rPr>
          <w:color w:val="000000"/>
          <w:sz w:val="28"/>
          <w:szCs w:val="28"/>
        </w:rPr>
        <w:t xml:space="preserve"> s. </w:t>
      </w:r>
    </w:p>
    <w:p w14:paraId="0000016C" w14:textId="77777777" w:rsidR="00C5037E" w:rsidRDefault="00C5037E">
      <w:pPr>
        <w:spacing w:line="360" w:lineRule="auto"/>
        <w:rPr>
          <w:color w:val="000000"/>
          <w:sz w:val="28"/>
          <w:szCs w:val="28"/>
        </w:rPr>
      </w:pPr>
    </w:p>
    <w:p w14:paraId="0000016D" w14:textId="77777777" w:rsidR="00C5037E" w:rsidRDefault="00E71261">
      <w:pPr>
        <w:spacing w:line="360" w:lineRule="auto"/>
        <w:rPr>
          <w:color w:val="000000"/>
          <w:sz w:val="28"/>
          <w:szCs w:val="28"/>
        </w:rPr>
      </w:pPr>
      <w:r>
        <w:rPr>
          <w:color w:val="000000"/>
          <w:sz w:val="28"/>
          <w:szCs w:val="28"/>
        </w:rPr>
        <w:t>Дополнение входов для контроля размера выходных карт признаков</w:t>
      </w:r>
    </w:p>
    <w:p w14:paraId="0000016E" w14:textId="77777777" w:rsidR="00C5037E" w:rsidRDefault="00C5037E">
      <w:pPr>
        <w:spacing w:line="360" w:lineRule="auto"/>
        <w:ind w:firstLine="708"/>
        <w:rPr>
          <w:color w:val="000000"/>
          <w:sz w:val="28"/>
          <w:szCs w:val="28"/>
        </w:rPr>
      </w:pPr>
    </w:p>
    <w:p w14:paraId="00000171" w14:textId="2627005C" w:rsidR="00C5037E" w:rsidRDefault="00E71261" w:rsidP="008A26E8">
      <w:pPr>
        <w:spacing w:line="360" w:lineRule="auto"/>
        <w:ind w:firstLine="708"/>
        <w:jc w:val="both"/>
        <w:rPr>
          <w:color w:val="000000"/>
          <w:sz w:val="28"/>
          <w:szCs w:val="28"/>
        </w:rPr>
      </w:pPr>
      <w:r>
        <w:rPr>
          <w:color w:val="000000"/>
          <w:sz w:val="28"/>
          <w:szCs w:val="28"/>
        </w:rPr>
        <w:t xml:space="preserve">Формально дополнение может применяться с любым р </w:t>
      </w:r>
      <m:oMath>
        <m:r>
          <w:rPr>
            <w:rFonts w:ascii="Cambria Math" w:hAnsi="Cambria Math"/>
          </w:rPr>
          <m:t>≥</m:t>
        </m:r>
      </m:oMath>
      <w:r>
        <w:rPr>
          <w:color w:val="000000"/>
          <w:sz w:val="28"/>
          <w:szCs w:val="28"/>
        </w:rPr>
        <w:t xml:space="preserve"> 0. В зависимости от выбранного значения</w:t>
      </w:r>
      <w:r w:rsidR="00566F3A">
        <w:rPr>
          <w:color w:val="000000"/>
          <w:sz w:val="28"/>
          <w:szCs w:val="28"/>
        </w:rPr>
        <w:t xml:space="preserve"> </w:t>
      </w:r>
      <w:r>
        <w:rPr>
          <w:color w:val="000000"/>
          <w:sz w:val="28"/>
          <w:szCs w:val="28"/>
        </w:rPr>
        <w:t>р граничные ячейки могут трактоваться иначе, чем ячейки, расположенные</w:t>
      </w:r>
      <w:r w:rsidR="008A26E8" w:rsidRPr="008A26E8">
        <w:rPr>
          <w:color w:val="000000"/>
          <w:sz w:val="28"/>
          <w:szCs w:val="28"/>
        </w:rPr>
        <w:t xml:space="preserve"> </w:t>
      </w:r>
      <w:r>
        <w:rPr>
          <w:color w:val="000000"/>
          <w:sz w:val="28"/>
          <w:szCs w:val="28"/>
        </w:rPr>
        <w:t>в середине х.</w:t>
      </w:r>
    </w:p>
    <w:p w14:paraId="00000172" w14:textId="03B25474" w:rsidR="00C5037E" w:rsidRDefault="00E71261" w:rsidP="00DF3475">
      <w:pPr>
        <w:spacing w:line="360" w:lineRule="auto"/>
        <w:ind w:firstLine="708"/>
        <w:jc w:val="both"/>
        <w:rPr>
          <w:color w:val="000000"/>
          <w:sz w:val="28"/>
          <w:szCs w:val="28"/>
        </w:rPr>
      </w:pPr>
      <w:r>
        <w:rPr>
          <w:color w:val="000000"/>
          <w:sz w:val="28"/>
          <w:szCs w:val="28"/>
        </w:rPr>
        <w:t>Рассмотрим пример n = 5 и m = 3. Тогда при р =</w:t>
      </w:r>
      <w:r w:rsidR="008A26E8" w:rsidRPr="008A26E8">
        <w:rPr>
          <w:color w:val="000000"/>
          <w:sz w:val="28"/>
          <w:szCs w:val="28"/>
        </w:rPr>
        <w:t xml:space="preserve"> </w:t>
      </w:r>
      <w:r>
        <w:rPr>
          <w:color w:val="000000"/>
          <w:sz w:val="28"/>
          <w:szCs w:val="28"/>
        </w:rPr>
        <w:t xml:space="preserve">0 элемент х[0] используется только в вычислении одного выходного элемента (скажем, у[0]), в то время как х [1] применяется в вычислении двух выходных элементов (например, у[0] и у[1]). Таким образом, можно заметить, что это отличающееся обращение с элементами х способно искусственно придать больший вес среднему элементу, </w:t>
      </w:r>
      <w:proofErr w:type="gramStart"/>
      <w:r>
        <w:rPr>
          <w:color w:val="000000"/>
          <w:sz w:val="28"/>
          <w:szCs w:val="28"/>
        </w:rPr>
        <w:t>х[</w:t>
      </w:r>
      <w:proofErr w:type="gramEnd"/>
      <w:r>
        <w:rPr>
          <w:color w:val="000000"/>
          <w:sz w:val="28"/>
          <w:szCs w:val="28"/>
        </w:rPr>
        <w:t>2], поскольку он появляется в большинстве вычислений. Выбрав р = 2, можно устранить проблему, и в таком случае каждый элемент х будет вовлечен в вычисление трех элементов у.</w:t>
      </w:r>
    </w:p>
    <w:p w14:paraId="00000173" w14:textId="77777777" w:rsidR="00C5037E" w:rsidRDefault="00E71261" w:rsidP="00DF3475">
      <w:pPr>
        <w:spacing w:line="360" w:lineRule="auto"/>
        <w:ind w:firstLine="708"/>
        <w:jc w:val="both"/>
        <w:rPr>
          <w:color w:val="000000"/>
          <w:sz w:val="28"/>
          <w:szCs w:val="28"/>
        </w:rPr>
      </w:pPr>
      <w:r>
        <w:rPr>
          <w:color w:val="000000"/>
          <w:sz w:val="28"/>
          <w:szCs w:val="28"/>
        </w:rPr>
        <w:t>Размер выхода у также зависит от выбора используемой стратегии</w:t>
      </w:r>
    </w:p>
    <w:p w14:paraId="00000174" w14:textId="77777777" w:rsidR="00C5037E" w:rsidRDefault="00E71261" w:rsidP="00DF3475">
      <w:pPr>
        <w:spacing w:line="360" w:lineRule="auto"/>
        <w:jc w:val="both"/>
        <w:rPr>
          <w:color w:val="000000"/>
          <w:sz w:val="28"/>
          <w:szCs w:val="28"/>
        </w:rPr>
      </w:pPr>
      <w:r>
        <w:rPr>
          <w:color w:val="000000"/>
          <w:sz w:val="28"/>
          <w:szCs w:val="28"/>
        </w:rPr>
        <w:t>дополнения. Существуют три режима дополнения, которые широко</w:t>
      </w:r>
    </w:p>
    <w:p w14:paraId="00000175" w14:textId="77777777" w:rsidR="00C5037E" w:rsidRDefault="00E71261" w:rsidP="00DF3475">
      <w:pPr>
        <w:spacing w:line="360" w:lineRule="auto"/>
        <w:jc w:val="both"/>
        <w:rPr>
          <w:color w:val="000000"/>
          <w:sz w:val="28"/>
          <w:szCs w:val="28"/>
        </w:rPr>
      </w:pPr>
      <w:r>
        <w:rPr>
          <w:color w:val="000000"/>
          <w:sz w:val="28"/>
          <w:szCs w:val="28"/>
        </w:rPr>
        <w:t>применяются на практике: полный (</w:t>
      </w:r>
      <w:proofErr w:type="spellStart"/>
      <w:r>
        <w:rPr>
          <w:color w:val="000000"/>
          <w:sz w:val="28"/>
          <w:szCs w:val="28"/>
        </w:rPr>
        <w:t>full</w:t>
      </w:r>
      <w:proofErr w:type="spellEnd"/>
      <w:r>
        <w:rPr>
          <w:color w:val="000000"/>
          <w:sz w:val="28"/>
          <w:szCs w:val="28"/>
        </w:rPr>
        <w:t>), одинаковый (</w:t>
      </w:r>
      <w:proofErr w:type="spellStart"/>
      <w:r>
        <w:rPr>
          <w:color w:val="000000"/>
          <w:sz w:val="28"/>
          <w:szCs w:val="28"/>
        </w:rPr>
        <w:t>same</w:t>
      </w:r>
      <w:proofErr w:type="spellEnd"/>
      <w:r>
        <w:rPr>
          <w:color w:val="000000"/>
          <w:sz w:val="28"/>
          <w:szCs w:val="28"/>
        </w:rPr>
        <w:t>) и допустимый</w:t>
      </w:r>
    </w:p>
    <w:p w14:paraId="00000176" w14:textId="77777777" w:rsidR="00C5037E" w:rsidRDefault="00E71261" w:rsidP="00DF3475">
      <w:pPr>
        <w:spacing w:line="360" w:lineRule="auto"/>
        <w:jc w:val="both"/>
        <w:rPr>
          <w:color w:val="000000"/>
          <w:sz w:val="28"/>
          <w:szCs w:val="28"/>
        </w:rPr>
      </w:pPr>
      <w:r>
        <w:rPr>
          <w:color w:val="000000"/>
          <w:sz w:val="28"/>
          <w:szCs w:val="28"/>
        </w:rPr>
        <w:t>(</w:t>
      </w:r>
      <w:proofErr w:type="spellStart"/>
      <w:r>
        <w:rPr>
          <w:color w:val="000000"/>
          <w:sz w:val="28"/>
          <w:szCs w:val="28"/>
        </w:rPr>
        <w:t>valid</w:t>
      </w:r>
      <w:proofErr w:type="spellEnd"/>
      <w:r>
        <w:rPr>
          <w:color w:val="000000"/>
          <w:sz w:val="28"/>
          <w:szCs w:val="28"/>
        </w:rPr>
        <w:t xml:space="preserve">). </w:t>
      </w:r>
    </w:p>
    <w:p w14:paraId="00000177" w14:textId="77777777" w:rsidR="00C5037E" w:rsidRDefault="00E71261" w:rsidP="00DF3475">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В полном режиме параметр дополнения р устанавливается в р = m - 1.</w:t>
      </w:r>
    </w:p>
    <w:p w14:paraId="00000178" w14:textId="77777777" w:rsidR="00C5037E" w:rsidRDefault="00E71261" w:rsidP="00DF3475">
      <w:pPr>
        <w:spacing w:line="360" w:lineRule="auto"/>
        <w:ind w:left="705"/>
        <w:jc w:val="both"/>
        <w:rPr>
          <w:color w:val="000000"/>
          <w:sz w:val="28"/>
          <w:szCs w:val="28"/>
        </w:rPr>
      </w:pPr>
      <w:r>
        <w:rPr>
          <w:color w:val="000000"/>
          <w:sz w:val="28"/>
          <w:szCs w:val="28"/>
        </w:rPr>
        <w:t xml:space="preserve">Полное дополнение увеличивает количество измерений вывода и                    потому редко используется в архитектурах </w:t>
      </w:r>
      <w:proofErr w:type="spellStart"/>
      <w:r>
        <w:rPr>
          <w:color w:val="000000"/>
          <w:sz w:val="28"/>
          <w:szCs w:val="28"/>
        </w:rPr>
        <w:t>сверточных</w:t>
      </w:r>
      <w:proofErr w:type="spellEnd"/>
      <w:r>
        <w:rPr>
          <w:color w:val="000000"/>
          <w:sz w:val="28"/>
          <w:szCs w:val="28"/>
        </w:rPr>
        <w:t xml:space="preserve"> нейронных сетей.</w:t>
      </w:r>
    </w:p>
    <w:p w14:paraId="00000179" w14:textId="77777777" w:rsidR="00C5037E" w:rsidRDefault="00E71261" w:rsidP="00DF3475">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Одинаковое дополнение обычно применяется, если нужно гарантировать, что выходной вектор имеет такой же размер, как входной вектор х. В этом случае параметр дополнения р вычисляется в соответствии с размером фильтра вместе с требованием, чтобы размер входа и размер выхода совпадали.</w:t>
      </w:r>
    </w:p>
    <w:p w14:paraId="0000017A" w14:textId="77777777" w:rsidR="00C5037E" w:rsidRDefault="00E71261" w:rsidP="00DF3475">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 xml:space="preserve">Вычисление свертки в допустимом режиме относится к случаю, </w:t>
      </w:r>
    </w:p>
    <w:p w14:paraId="0000017B" w14:textId="77777777" w:rsidR="00C5037E" w:rsidRDefault="00E71261" w:rsidP="00DF3475">
      <w:pPr>
        <w:pBdr>
          <w:top w:val="nil"/>
          <w:left w:val="nil"/>
          <w:bottom w:val="nil"/>
          <w:right w:val="nil"/>
          <w:between w:val="nil"/>
        </w:pBdr>
        <w:spacing w:line="360" w:lineRule="auto"/>
        <w:ind w:left="720"/>
        <w:jc w:val="both"/>
        <w:rPr>
          <w:color w:val="000000"/>
          <w:sz w:val="28"/>
          <w:szCs w:val="28"/>
        </w:rPr>
      </w:pPr>
      <w:r>
        <w:rPr>
          <w:color w:val="000000"/>
          <w:sz w:val="28"/>
          <w:szCs w:val="28"/>
        </w:rPr>
        <w:lastRenderedPageBreak/>
        <w:t>когда р = 0 (дополнение отсутствует).</w:t>
      </w:r>
    </w:p>
    <w:p w14:paraId="0000017C" w14:textId="77777777" w:rsidR="00C5037E" w:rsidRDefault="00C5037E" w:rsidP="00DF3475">
      <w:pPr>
        <w:pBdr>
          <w:top w:val="nil"/>
          <w:left w:val="nil"/>
          <w:bottom w:val="nil"/>
          <w:right w:val="nil"/>
          <w:between w:val="nil"/>
        </w:pBdr>
        <w:spacing w:line="360" w:lineRule="auto"/>
        <w:ind w:left="720"/>
        <w:jc w:val="both"/>
        <w:rPr>
          <w:color w:val="000000"/>
          <w:sz w:val="28"/>
          <w:szCs w:val="28"/>
        </w:rPr>
      </w:pPr>
    </w:p>
    <w:p w14:paraId="0000017D" w14:textId="64AFA094" w:rsidR="00C5037E" w:rsidRDefault="00E71261" w:rsidP="00DF3475">
      <w:pPr>
        <w:spacing w:line="360" w:lineRule="auto"/>
        <w:ind w:left="-172" w:firstLine="880"/>
        <w:jc w:val="both"/>
        <w:rPr>
          <w:color w:val="000000"/>
          <w:sz w:val="28"/>
          <w:szCs w:val="28"/>
        </w:rPr>
      </w:pPr>
      <w:r>
        <w:rPr>
          <w:color w:val="000000"/>
          <w:sz w:val="28"/>
          <w:szCs w:val="28"/>
        </w:rPr>
        <w:t xml:space="preserve">Самое распространенное дополнение в </w:t>
      </w:r>
      <w:proofErr w:type="spellStart"/>
      <w:r>
        <w:rPr>
          <w:color w:val="000000"/>
          <w:sz w:val="28"/>
          <w:szCs w:val="28"/>
        </w:rPr>
        <w:t>сверточных</w:t>
      </w:r>
      <w:proofErr w:type="spellEnd"/>
      <w:r>
        <w:rPr>
          <w:color w:val="000000"/>
          <w:sz w:val="28"/>
          <w:szCs w:val="28"/>
        </w:rPr>
        <w:t xml:space="preserve"> нейронных сетях-оди</w:t>
      </w:r>
      <w:r w:rsidR="008A26E8">
        <w:rPr>
          <w:color w:val="000000"/>
          <w:sz w:val="28"/>
          <w:szCs w:val="28"/>
        </w:rPr>
        <w:t>н</w:t>
      </w:r>
      <w:r>
        <w:rPr>
          <w:color w:val="000000"/>
          <w:sz w:val="28"/>
          <w:szCs w:val="28"/>
        </w:rPr>
        <w:t>а</w:t>
      </w:r>
      <w:r w:rsidR="008A26E8">
        <w:rPr>
          <w:color w:val="000000"/>
          <w:sz w:val="28"/>
          <w:szCs w:val="28"/>
        </w:rPr>
        <w:t>к</w:t>
      </w:r>
      <w:r>
        <w:rPr>
          <w:color w:val="000000"/>
          <w:sz w:val="28"/>
          <w:szCs w:val="28"/>
        </w:rPr>
        <w:t>овое(</w:t>
      </w:r>
      <w:proofErr w:type="spellStart"/>
      <w:r>
        <w:rPr>
          <w:color w:val="000000"/>
          <w:sz w:val="28"/>
          <w:szCs w:val="28"/>
        </w:rPr>
        <w:t>same</w:t>
      </w:r>
      <w:proofErr w:type="spellEnd"/>
      <w:r>
        <w:rPr>
          <w:color w:val="000000"/>
          <w:sz w:val="28"/>
          <w:szCs w:val="28"/>
        </w:rPr>
        <w:t xml:space="preserve">). Его преимуществом заключается в том, что одинаковое дополнение предохраняет размер вектора (или высоту и ширину входных изображений при обработке задач компьютерного зрения), повышая удобство проектирования архитектуры сети. </w:t>
      </w:r>
    </w:p>
    <w:p w14:paraId="0000017E" w14:textId="461B9CF6" w:rsidR="00C5037E" w:rsidRDefault="00E71261" w:rsidP="00DF3475">
      <w:pPr>
        <w:spacing w:line="360" w:lineRule="auto"/>
        <w:ind w:left="-172" w:firstLine="880"/>
        <w:jc w:val="both"/>
        <w:rPr>
          <w:color w:val="000000"/>
          <w:sz w:val="28"/>
          <w:szCs w:val="28"/>
        </w:rPr>
      </w:pPr>
      <w:r>
        <w:rPr>
          <w:color w:val="000000"/>
          <w:sz w:val="28"/>
          <w:szCs w:val="28"/>
        </w:rPr>
        <w:t>Недостаток допустимого дополнения состоит в том, что в нейронных сетях с множеством</w:t>
      </w:r>
      <w:r w:rsidR="008A26E8">
        <w:rPr>
          <w:color w:val="000000"/>
          <w:sz w:val="28"/>
          <w:szCs w:val="28"/>
        </w:rPr>
        <w:t xml:space="preserve"> </w:t>
      </w:r>
      <w:r>
        <w:rPr>
          <w:color w:val="000000"/>
          <w:sz w:val="28"/>
          <w:szCs w:val="28"/>
        </w:rPr>
        <w:t xml:space="preserve">слоев объем тензоров значительно уменьшается, и это может пагубно сказаться на эффективности сети. На практике рекомендуется предохранять пространственный размер, используя одинаковое дополнение для </w:t>
      </w:r>
      <w:proofErr w:type="spellStart"/>
      <w:r>
        <w:rPr>
          <w:color w:val="000000"/>
          <w:sz w:val="28"/>
          <w:szCs w:val="28"/>
        </w:rPr>
        <w:t>сверточных</w:t>
      </w:r>
      <w:proofErr w:type="spellEnd"/>
      <w:r>
        <w:rPr>
          <w:color w:val="000000"/>
          <w:sz w:val="28"/>
          <w:szCs w:val="28"/>
        </w:rPr>
        <w:t xml:space="preserve"> слоев, и взамен уменьшать пространственный размер посредством объединяющих слоев. Размер полного дополнения приводит к тому, что выход оказывается больше входа. Полное дополнение обычно применяется в приложениях обработки сигналов, где важно свести к минимуму граничные эффекты.</w:t>
      </w:r>
    </w:p>
    <w:p w14:paraId="0000017F" w14:textId="77777777" w:rsidR="00C5037E" w:rsidRDefault="00C5037E">
      <w:pPr>
        <w:pBdr>
          <w:top w:val="nil"/>
          <w:left w:val="nil"/>
          <w:bottom w:val="nil"/>
          <w:right w:val="nil"/>
          <w:between w:val="nil"/>
        </w:pBdr>
        <w:spacing w:after="160"/>
        <w:rPr>
          <w:b/>
          <w:color w:val="000000"/>
          <w:sz w:val="28"/>
          <w:szCs w:val="28"/>
        </w:rPr>
      </w:pPr>
      <w:bookmarkStart w:id="42" w:name="_heading=h.1ksv4uv" w:colFirst="0" w:colLast="0"/>
      <w:bookmarkEnd w:id="42"/>
    </w:p>
    <w:p w14:paraId="2E94547C" w14:textId="77777777" w:rsidR="00A956D9" w:rsidRDefault="00A956D9">
      <w:pPr>
        <w:pBdr>
          <w:top w:val="nil"/>
          <w:left w:val="nil"/>
          <w:bottom w:val="nil"/>
          <w:right w:val="nil"/>
          <w:between w:val="nil"/>
        </w:pBdr>
        <w:spacing w:after="160"/>
        <w:jc w:val="center"/>
        <w:rPr>
          <w:b/>
          <w:color w:val="000000"/>
          <w:sz w:val="28"/>
          <w:szCs w:val="28"/>
        </w:rPr>
      </w:pPr>
    </w:p>
    <w:p w14:paraId="5E59B7CD" w14:textId="77777777" w:rsidR="00A956D9" w:rsidRDefault="00A956D9">
      <w:pPr>
        <w:pBdr>
          <w:top w:val="nil"/>
          <w:left w:val="nil"/>
          <w:bottom w:val="nil"/>
          <w:right w:val="nil"/>
          <w:between w:val="nil"/>
        </w:pBdr>
        <w:spacing w:after="160"/>
        <w:jc w:val="center"/>
        <w:rPr>
          <w:b/>
          <w:color w:val="000000"/>
          <w:sz w:val="28"/>
          <w:szCs w:val="28"/>
        </w:rPr>
      </w:pPr>
    </w:p>
    <w:p w14:paraId="00000180" w14:textId="0B79E52D" w:rsidR="00C5037E" w:rsidRDefault="00E71261" w:rsidP="00336788">
      <w:pPr>
        <w:pStyle w:val="22"/>
        <w:ind w:firstLine="708"/>
        <w:jc w:val="left"/>
      </w:pPr>
      <w:bookmarkStart w:id="43" w:name="_Toc74560148"/>
      <w:bookmarkStart w:id="44" w:name="_Toc74560307"/>
      <w:r>
        <w:t>2.2.1 Определение размера выхода свертки</w:t>
      </w:r>
      <w:bookmarkEnd w:id="43"/>
      <w:bookmarkEnd w:id="44"/>
    </w:p>
    <w:p w14:paraId="00000181" w14:textId="77777777" w:rsidR="00C5037E" w:rsidRDefault="00C5037E">
      <w:pPr>
        <w:spacing w:line="360" w:lineRule="auto"/>
        <w:rPr>
          <w:color w:val="000000"/>
          <w:sz w:val="28"/>
          <w:szCs w:val="28"/>
        </w:rPr>
      </w:pPr>
    </w:p>
    <w:p w14:paraId="00000182" w14:textId="77777777" w:rsidR="00C5037E" w:rsidRDefault="00E71261" w:rsidP="00DF3475">
      <w:pPr>
        <w:spacing w:line="360" w:lineRule="auto"/>
        <w:ind w:left="-172" w:firstLine="880"/>
        <w:jc w:val="both"/>
        <w:rPr>
          <w:color w:val="000000"/>
          <w:sz w:val="28"/>
          <w:szCs w:val="28"/>
        </w:rPr>
      </w:pPr>
      <w:r>
        <w:rPr>
          <w:color w:val="000000"/>
          <w:sz w:val="28"/>
          <w:szCs w:val="28"/>
        </w:rPr>
        <w:t>Размер выхода свертки определяется общим количеством сдвигов фильтра w вдоль входного вектора. Пусть размер входного вектора n, а</w:t>
      </w:r>
    </w:p>
    <w:p w14:paraId="00000183" w14:textId="77777777" w:rsidR="00C5037E" w:rsidRDefault="00E71261" w:rsidP="00DF3475">
      <w:pPr>
        <w:spacing w:line="360" w:lineRule="auto"/>
        <w:ind w:left="-172"/>
        <w:jc w:val="both"/>
        <w:rPr>
          <w:color w:val="000000"/>
          <w:sz w:val="28"/>
          <w:szCs w:val="28"/>
        </w:rPr>
      </w:pPr>
      <w:r>
        <w:rPr>
          <w:color w:val="000000"/>
          <w:sz w:val="28"/>
          <w:szCs w:val="28"/>
        </w:rPr>
        <w:t>фильтр - размер m. Тогда размер выхода из у = х * w с дополнением р и</w:t>
      </w:r>
    </w:p>
    <w:p w14:paraId="00000184" w14:textId="77777777" w:rsidR="00C5037E" w:rsidRDefault="00E71261" w:rsidP="00DF3475">
      <w:pPr>
        <w:spacing w:line="360" w:lineRule="auto"/>
        <w:ind w:left="-172"/>
        <w:jc w:val="both"/>
        <w:rPr>
          <w:color w:val="000000"/>
          <w:sz w:val="28"/>
          <w:szCs w:val="28"/>
        </w:rPr>
      </w:pPr>
      <w:proofErr w:type="spellStart"/>
      <w:r>
        <w:rPr>
          <w:color w:val="000000"/>
          <w:sz w:val="28"/>
          <w:szCs w:val="28"/>
        </w:rPr>
        <w:t>страйдом</w:t>
      </w:r>
      <w:proofErr w:type="spellEnd"/>
      <w:r>
        <w:rPr>
          <w:color w:val="000000"/>
          <w:sz w:val="28"/>
          <w:szCs w:val="28"/>
        </w:rPr>
        <w:t xml:space="preserve"> s определяется следующим образом:</w:t>
      </w:r>
    </w:p>
    <w:p w14:paraId="00000185" w14:textId="77777777" w:rsidR="00C5037E" w:rsidRDefault="00E7126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0=</m:t>
          </m:r>
          <m:d>
            <m:dPr>
              <m:begChr m:val="["/>
              <m:endChr m:val="]"/>
              <m:ctrlPr>
                <w:rPr>
                  <w:rFonts w:ascii="Cambria Math" w:eastAsia="Cambria Math" w:hAnsi="Cambria Math" w:cs="Cambria Math"/>
                  <w:color w:val="000000"/>
                  <w:sz w:val="28"/>
                  <w:szCs w:val="28"/>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n+2p-m</m:t>
                  </m:r>
                </m:num>
                <m:den>
                  <m:r>
                    <w:rPr>
                      <w:rFonts w:ascii="Cambria Math" w:eastAsia="Cambria Math" w:hAnsi="Cambria Math" w:cs="Cambria Math"/>
                      <w:color w:val="000000"/>
                      <w:sz w:val="28"/>
                      <w:szCs w:val="28"/>
                    </w:rPr>
                    <m:t>s</m:t>
                  </m:r>
                </m:den>
              </m:f>
            </m:e>
          </m:d>
          <m:r>
            <w:rPr>
              <w:rFonts w:ascii="Cambria Math" w:eastAsia="Cambria Math" w:hAnsi="Cambria Math" w:cs="Cambria Math"/>
              <w:color w:val="000000"/>
              <w:sz w:val="28"/>
              <w:szCs w:val="28"/>
            </w:rPr>
            <m:t>+1</m:t>
          </m:r>
        </m:oMath>
      </m:oMathPara>
    </w:p>
    <w:p w14:paraId="00000186" w14:textId="77777777" w:rsidR="00C5037E" w:rsidRDefault="00E71261" w:rsidP="00DF3475">
      <w:pPr>
        <w:spacing w:line="360" w:lineRule="auto"/>
        <w:ind w:left="-172"/>
        <w:jc w:val="both"/>
        <w:rPr>
          <w:color w:val="000000"/>
          <w:sz w:val="28"/>
          <w:szCs w:val="28"/>
        </w:rPr>
      </w:pPr>
      <w:r>
        <w:rPr>
          <w:color w:val="000000"/>
          <w:sz w:val="28"/>
          <w:szCs w:val="28"/>
        </w:rPr>
        <w:t>[]- скобки, в данном случае обозначают операцию округления в меньшую сторону.</w:t>
      </w:r>
    </w:p>
    <w:p w14:paraId="00000187" w14:textId="77777777" w:rsidR="00C5037E" w:rsidRDefault="00E71261" w:rsidP="00DF3475">
      <w:pPr>
        <w:spacing w:line="360" w:lineRule="auto"/>
        <w:ind w:left="-172" w:firstLine="880"/>
        <w:jc w:val="both"/>
        <w:rPr>
          <w:color w:val="000000"/>
          <w:sz w:val="28"/>
          <w:szCs w:val="28"/>
        </w:rPr>
      </w:pPr>
      <w:r>
        <w:rPr>
          <w:color w:val="000000"/>
          <w:sz w:val="28"/>
          <w:szCs w:val="28"/>
        </w:rPr>
        <w:t>Для демонстрации вычисления сверток в одном измерении</w:t>
      </w:r>
    </w:p>
    <w:p w14:paraId="00000188" w14:textId="77777777" w:rsidR="00C5037E" w:rsidRDefault="00E71261" w:rsidP="00DF3475">
      <w:pPr>
        <w:spacing w:line="360" w:lineRule="auto"/>
        <w:ind w:left="-172"/>
        <w:jc w:val="both"/>
        <w:rPr>
          <w:color w:val="000000"/>
          <w:sz w:val="28"/>
          <w:szCs w:val="28"/>
        </w:rPr>
      </w:pPr>
      <w:r>
        <w:rPr>
          <w:color w:val="000000"/>
          <w:sz w:val="28"/>
          <w:szCs w:val="28"/>
        </w:rPr>
        <w:t>ниже показана наивная реализация, результаты которой сравниваются с</w:t>
      </w:r>
    </w:p>
    <w:p w14:paraId="00000189" w14:textId="77777777" w:rsidR="00C5037E" w:rsidRPr="00C1337C" w:rsidRDefault="00E71261" w:rsidP="00DF3475">
      <w:pPr>
        <w:spacing w:line="360" w:lineRule="auto"/>
        <w:ind w:left="-172"/>
        <w:jc w:val="both"/>
        <w:rPr>
          <w:color w:val="000000"/>
          <w:sz w:val="28"/>
          <w:szCs w:val="28"/>
          <w:lang w:val="en-US"/>
        </w:rPr>
      </w:pPr>
      <w:r>
        <w:rPr>
          <w:color w:val="000000"/>
          <w:sz w:val="28"/>
          <w:szCs w:val="28"/>
        </w:rPr>
        <w:lastRenderedPageBreak/>
        <w:t>функцией</w:t>
      </w:r>
      <w:r w:rsidRPr="00C1337C">
        <w:rPr>
          <w:color w:val="000000"/>
          <w:sz w:val="28"/>
          <w:szCs w:val="28"/>
          <w:lang w:val="en-US"/>
        </w:rPr>
        <w:t xml:space="preserve"> </w:t>
      </w:r>
      <w:proofErr w:type="spellStart"/>
      <w:r w:rsidRPr="00C1337C">
        <w:rPr>
          <w:color w:val="000000"/>
          <w:sz w:val="28"/>
          <w:szCs w:val="28"/>
          <w:lang w:val="en-US"/>
        </w:rPr>
        <w:t>numpy</w:t>
      </w:r>
      <w:proofErr w:type="spellEnd"/>
      <w:r w:rsidRPr="00C1337C">
        <w:rPr>
          <w:color w:val="000000"/>
          <w:sz w:val="28"/>
          <w:szCs w:val="28"/>
          <w:lang w:val="en-US"/>
        </w:rPr>
        <w:t>. convolve:</w:t>
      </w:r>
    </w:p>
    <w:p w14:paraId="0000018A" w14:textId="77777777" w:rsidR="00C5037E" w:rsidRPr="00C1337C" w:rsidRDefault="00C5037E">
      <w:pPr>
        <w:spacing w:line="360" w:lineRule="auto"/>
        <w:ind w:left="-172"/>
        <w:rPr>
          <w:color w:val="000000"/>
          <w:sz w:val="28"/>
          <w:szCs w:val="28"/>
          <w:lang w:val="en-US"/>
        </w:rPr>
      </w:pPr>
    </w:p>
    <w:p w14:paraId="0000018B"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numpy</w:t>
      </w:r>
      <w:proofErr w:type="spellEnd"/>
      <w:r w:rsidRPr="00C1337C">
        <w:rPr>
          <w:color w:val="000000"/>
          <w:sz w:val="28"/>
          <w:szCs w:val="28"/>
          <w:highlight w:val="white"/>
          <w:lang w:val="en-US"/>
        </w:rPr>
        <w:t xml:space="preserve"> </w:t>
      </w:r>
      <w:r w:rsidRPr="00C1337C">
        <w:rPr>
          <w:b/>
          <w:color w:val="000000"/>
          <w:sz w:val="28"/>
          <w:szCs w:val="28"/>
          <w:highlight w:val="white"/>
          <w:lang w:val="en-US"/>
        </w:rPr>
        <w:t>as</w:t>
      </w:r>
      <w:r w:rsidRPr="00C1337C">
        <w:rPr>
          <w:color w:val="000000"/>
          <w:sz w:val="28"/>
          <w:szCs w:val="28"/>
          <w:highlight w:val="white"/>
          <w:lang w:val="en-US"/>
        </w:rPr>
        <w:t xml:space="preserve"> np</w:t>
      </w:r>
    </w:p>
    <w:p w14:paraId="0000018C"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w:t>
      </w:r>
      <w:proofErr w:type="spellStart"/>
      <w:r w:rsidRPr="00C1337C">
        <w:rPr>
          <w:color w:val="000000"/>
          <w:sz w:val="28"/>
          <w:szCs w:val="28"/>
          <w:highlight w:val="white"/>
          <w:lang w:val="en-US"/>
        </w:rPr>
        <w:t>cvld</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Pr>
          <w:color w:val="000000"/>
          <w:sz w:val="28"/>
          <w:szCs w:val="28"/>
          <w:highlight w:val="white"/>
        </w:rPr>
        <w:t>х</w:t>
      </w:r>
      <w:r w:rsidRPr="00C1337C">
        <w:rPr>
          <w:b/>
          <w:color w:val="000000"/>
          <w:sz w:val="28"/>
          <w:szCs w:val="28"/>
          <w:highlight w:val="white"/>
          <w:lang w:val="en-US"/>
        </w:rPr>
        <w:t>,</w:t>
      </w:r>
      <w:r w:rsidRPr="00C1337C">
        <w:rPr>
          <w:color w:val="000000"/>
          <w:sz w:val="28"/>
          <w:szCs w:val="28"/>
          <w:highlight w:val="white"/>
          <w:lang w:val="en-US"/>
        </w:rPr>
        <w:t xml:space="preserve"> w</w:t>
      </w:r>
      <w:r w:rsidRPr="00C1337C">
        <w:rPr>
          <w:b/>
          <w:color w:val="000000"/>
          <w:sz w:val="28"/>
          <w:szCs w:val="28"/>
          <w:highlight w:val="white"/>
          <w:lang w:val="en-US"/>
        </w:rPr>
        <w:t>,</w:t>
      </w:r>
      <w:r w:rsidRPr="00C1337C">
        <w:rPr>
          <w:color w:val="000000"/>
          <w:sz w:val="28"/>
          <w:szCs w:val="28"/>
          <w:highlight w:val="white"/>
          <w:lang w:val="en-US"/>
        </w:rPr>
        <w:t xml:space="preserve"> </w:t>
      </w:r>
      <w:r>
        <w:rPr>
          <w:color w:val="000000"/>
          <w:sz w:val="28"/>
          <w:szCs w:val="28"/>
          <w:highlight w:val="white"/>
        </w:rPr>
        <w:t>р</w:t>
      </w:r>
      <w:r w:rsidRPr="00C1337C">
        <w:rPr>
          <w:b/>
          <w:color w:val="000000"/>
          <w:sz w:val="28"/>
          <w:szCs w:val="28"/>
          <w:highlight w:val="white"/>
          <w:lang w:val="en-US"/>
        </w:rPr>
        <w:t>=</w:t>
      </w:r>
      <w:r>
        <w:rPr>
          <w:color w:val="000000"/>
          <w:sz w:val="28"/>
          <w:szCs w:val="28"/>
          <w:highlight w:val="white"/>
        </w:rPr>
        <w:t>О</w:t>
      </w:r>
      <w:r w:rsidRPr="00C1337C">
        <w:rPr>
          <w:b/>
          <w:color w:val="000000"/>
          <w:sz w:val="28"/>
          <w:szCs w:val="28"/>
          <w:highlight w:val="white"/>
          <w:lang w:val="en-US"/>
        </w:rPr>
        <w:t>,</w:t>
      </w:r>
      <w:r w:rsidRPr="00C1337C">
        <w:rPr>
          <w:color w:val="000000"/>
          <w:sz w:val="28"/>
          <w:szCs w:val="28"/>
          <w:highlight w:val="white"/>
          <w:lang w:val="en-US"/>
        </w:rPr>
        <w:t xml:space="preserve"> s</w:t>
      </w:r>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p>
    <w:p w14:paraId="0000018D"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rot_w</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array</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p>
    <w:p w14:paraId="0000018E"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pad_x</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array</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p>
    <w:p w14:paraId="0000018F"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if</w:t>
      </w:r>
      <w:r w:rsidRPr="00C1337C">
        <w:rPr>
          <w:color w:val="000000"/>
          <w:sz w:val="28"/>
          <w:szCs w:val="28"/>
          <w:highlight w:val="white"/>
          <w:lang w:val="en-US"/>
        </w:rPr>
        <w:t xml:space="preserve"> p</w:t>
      </w:r>
      <w:r w:rsidRPr="00C1337C">
        <w:rPr>
          <w:b/>
          <w:color w:val="000000"/>
          <w:sz w:val="28"/>
          <w:szCs w:val="28"/>
          <w:highlight w:val="white"/>
          <w:lang w:val="en-US"/>
        </w:rPr>
        <w:t>&gt;</w:t>
      </w:r>
      <w:r w:rsidRPr="00C1337C">
        <w:rPr>
          <w:color w:val="000000"/>
          <w:sz w:val="28"/>
          <w:szCs w:val="28"/>
          <w:highlight w:val="white"/>
          <w:lang w:val="en-US"/>
        </w:rPr>
        <w:t>O</w:t>
      </w:r>
      <w:r w:rsidRPr="00C1337C">
        <w:rPr>
          <w:b/>
          <w:color w:val="000000"/>
          <w:sz w:val="28"/>
          <w:szCs w:val="28"/>
          <w:highlight w:val="white"/>
          <w:lang w:val="en-US"/>
        </w:rPr>
        <w:t>:</w:t>
      </w:r>
    </w:p>
    <w:p w14:paraId="00000190"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pad_z</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zeros</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shape</w:t>
      </w:r>
      <w:r w:rsidRPr="00C1337C">
        <w:rPr>
          <w:b/>
          <w:color w:val="000000"/>
          <w:sz w:val="28"/>
          <w:szCs w:val="28"/>
          <w:highlight w:val="white"/>
          <w:lang w:val="en-US"/>
        </w:rPr>
        <w:t>=</w:t>
      </w:r>
      <w:r w:rsidRPr="00C1337C">
        <w:rPr>
          <w:color w:val="000000"/>
          <w:sz w:val="28"/>
          <w:szCs w:val="28"/>
          <w:highlight w:val="white"/>
          <w:lang w:val="en-US"/>
        </w:rPr>
        <w:t>p</w:t>
      </w:r>
      <w:r w:rsidRPr="00C1337C">
        <w:rPr>
          <w:b/>
          <w:color w:val="000000"/>
          <w:sz w:val="28"/>
          <w:szCs w:val="28"/>
          <w:highlight w:val="white"/>
          <w:lang w:val="en-US"/>
        </w:rPr>
        <w:t>)</w:t>
      </w:r>
    </w:p>
    <w:p w14:paraId="00000191"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Pr>
          <w:color w:val="000000"/>
          <w:sz w:val="28"/>
          <w:szCs w:val="28"/>
          <w:highlight w:val="white"/>
        </w:rPr>
        <w:t>х</w:t>
      </w:r>
      <w:r w:rsidRPr="00C1337C">
        <w:rPr>
          <w:color w:val="000000"/>
          <w:sz w:val="28"/>
          <w:szCs w:val="28"/>
          <w:highlight w:val="white"/>
          <w:lang w:val="en-US"/>
        </w:rPr>
        <w:t xml:space="preserve">_padded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concatenate</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pad_z</w:t>
      </w:r>
      <w:proofErr w:type="spellEnd"/>
      <w:r w:rsidRPr="00C1337C">
        <w:rPr>
          <w:b/>
          <w:color w:val="000000"/>
          <w:sz w:val="28"/>
          <w:szCs w:val="28"/>
          <w:highlight w:val="white"/>
          <w:lang w:val="en-US"/>
        </w:rPr>
        <w:t>,</w:t>
      </w:r>
    </w:p>
    <w:p w14:paraId="00000192"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pad_x</w:t>
      </w:r>
      <w:proofErr w:type="spellEnd"/>
      <w:r w:rsidRPr="00C1337C">
        <w:rPr>
          <w:b/>
          <w:color w:val="000000"/>
          <w:sz w:val="28"/>
          <w:szCs w:val="28"/>
          <w:highlight w:val="white"/>
          <w:lang w:val="en-US"/>
        </w:rPr>
        <w:t>,</w:t>
      </w:r>
    </w:p>
    <w:p w14:paraId="00000193"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pad_z</w:t>
      </w:r>
      <w:proofErr w:type="spellEnd"/>
      <w:proofErr w:type="gramStart"/>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roofErr w:type="gramEnd"/>
    </w:p>
    <w:p w14:paraId="00000194"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    res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195"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 xml:space="preserve">    </w:t>
      </w:r>
    </w:p>
    <w:p w14:paraId="00000196"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for</w:t>
      </w:r>
      <w:r w:rsidRPr="00C1337C">
        <w:rPr>
          <w:color w:val="000000"/>
          <w:sz w:val="28"/>
          <w:szCs w:val="28"/>
          <w:highlight w:val="white"/>
          <w:lang w:val="en-US"/>
        </w:rPr>
        <w:t xml:space="preserve"> </w:t>
      </w:r>
      <w:proofErr w:type="spellStart"/>
      <w:r w:rsidRPr="00C1337C">
        <w:rPr>
          <w:color w:val="000000"/>
          <w:sz w:val="28"/>
          <w:szCs w:val="28"/>
          <w:highlight w:val="white"/>
          <w:lang w:val="en-US"/>
        </w:rPr>
        <w:t>i</w:t>
      </w:r>
      <w:proofErr w:type="spellEnd"/>
      <w:r w:rsidRPr="00C1337C">
        <w:rPr>
          <w:color w:val="000000"/>
          <w:sz w:val="28"/>
          <w:szCs w:val="28"/>
          <w:highlight w:val="white"/>
          <w:lang w:val="en-US"/>
        </w:rPr>
        <w:t xml:space="preserve"> </w:t>
      </w:r>
      <w:r w:rsidRPr="00C1337C">
        <w:rPr>
          <w:b/>
          <w:color w:val="000000"/>
          <w:sz w:val="28"/>
          <w:szCs w:val="28"/>
          <w:highlight w:val="white"/>
          <w:lang w:val="en-US"/>
        </w:rPr>
        <w:t>in</w:t>
      </w:r>
      <w:r w:rsidRPr="00C1337C">
        <w:rPr>
          <w:color w:val="000000"/>
          <w:sz w:val="28"/>
          <w:szCs w:val="28"/>
          <w:highlight w:val="white"/>
          <w:lang w:val="en-US"/>
        </w:rPr>
        <w:t xml:space="preserve"> </w:t>
      </w:r>
      <w:proofErr w:type="gramStart"/>
      <w:r w:rsidRPr="00C1337C">
        <w:rPr>
          <w:b/>
          <w:color w:val="000000"/>
          <w:sz w:val="28"/>
          <w:szCs w:val="28"/>
          <w:highlight w:val="white"/>
          <w:lang w:val="en-US"/>
        </w:rPr>
        <w:t>range(</w:t>
      </w:r>
      <w:proofErr w:type="gramEnd"/>
      <w:r w:rsidRPr="00C1337C">
        <w:rPr>
          <w:color w:val="000000"/>
          <w:sz w:val="28"/>
          <w:szCs w:val="28"/>
          <w:highlight w:val="white"/>
          <w:lang w:val="en-US"/>
        </w:rPr>
        <w:t>O</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int(</w:t>
      </w:r>
      <w:proofErr w:type="spellStart"/>
      <w:r w:rsidRPr="00C1337C">
        <w:rPr>
          <w:b/>
          <w:color w:val="000000"/>
          <w:sz w:val="28"/>
          <w:szCs w:val="28"/>
          <w:highlight w:val="white"/>
          <w:lang w:val="en-US"/>
        </w:rPr>
        <w:t>len</w:t>
      </w:r>
      <w:proofErr w:type="spellEnd"/>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s</w:t>
      </w:r>
      <w:r w:rsidRPr="00C1337C">
        <w:rPr>
          <w:b/>
          <w:color w:val="000000"/>
          <w:sz w:val="28"/>
          <w:szCs w:val="28"/>
          <w:highlight w:val="white"/>
          <w:lang w:val="en-US"/>
        </w:rPr>
        <w:t>),</w:t>
      </w:r>
      <w:r w:rsidRPr="00C1337C">
        <w:rPr>
          <w:color w:val="000000"/>
          <w:sz w:val="28"/>
          <w:szCs w:val="28"/>
          <w:highlight w:val="white"/>
          <w:lang w:val="en-US"/>
        </w:rPr>
        <w:t>s</w:t>
      </w:r>
      <w:r w:rsidRPr="00C1337C">
        <w:rPr>
          <w:b/>
          <w:color w:val="000000"/>
          <w:sz w:val="28"/>
          <w:szCs w:val="28"/>
          <w:highlight w:val="white"/>
          <w:lang w:val="en-US"/>
        </w:rPr>
        <w:t>):</w:t>
      </w:r>
    </w:p>
    <w:p w14:paraId="00000197"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res</w:t>
      </w:r>
      <w:r w:rsidRPr="00C1337C">
        <w:rPr>
          <w:b/>
          <w:color w:val="000000"/>
          <w:sz w:val="28"/>
          <w:szCs w:val="28"/>
          <w:highlight w:val="white"/>
          <w:lang w:val="en-US"/>
        </w:rPr>
        <w:t>.</w:t>
      </w:r>
      <w:r w:rsidRPr="00C1337C">
        <w:rPr>
          <w:color w:val="000000"/>
          <w:sz w:val="28"/>
          <w:szCs w:val="28"/>
          <w:highlight w:val="white"/>
          <w:lang w:val="en-US"/>
        </w:rPr>
        <w:t>append</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np</w:t>
      </w:r>
      <w:r w:rsidRPr="00C1337C">
        <w:rPr>
          <w:b/>
          <w:color w:val="000000"/>
          <w:sz w:val="28"/>
          <w:szCs w:val="28"/>
          <w:highlight w:val="white"/>
          <w:lang w:val="en-US"/>
        </w:rPr>
        <w:t>.sum</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pad_x</w:t>
      </w:r>
      <w:proofErr w:type="spellEnd"/>
      <w:r w:rsidRPr="00C1337C">
        <w:rPr>
          <w:b/>
          <w:color w:val="000000"/>
          <w:sz w:val="28"/>
          <w:szCs w:val="28"/>
          <w:highlight w:val="white"/>
          <w:lang w:val="en-US"/>
        </w:rPr>
        <w:t xml:space="preserve"> [</w:t>
      </w:r>
      <w:proofErr w:type="spellStart"/>
      <w:r w:rsidRPr="00C1337C">
        <w:rPr>
          <w:color w:val="000000"/>
          <w:sz w:val="28"/>
          <w:szCs w:val="28"/>
          <w:highlight w:val="white"/>
          <w:lang w:val="en-US"/>
        </w:rPr>
        <w:t>i</w:t>
      </w:r>
      <w:r w:rsidRPr="00C1337C">
        <w:rPr>
          <w:b/>
          <w:color w:val="000000"/>
          <w:sz w:val="28"/>
          <w:szCs w:val="28"/>
          <w:highlight w:val="white"/>
          <w:lang w:val="en-US"/>
        </w:rPr>
        <w:t>:</w:t>
      </w:r>
      <w:r w:rsidRPr="00C1337C">
        <w:rPr>
          <w:color w:val="000000"/>
          <w:sz w:val="28"/>
          <w:szCs w:val="28"/>
          <w:highlight w:val="white"/>
          <w:lang w:val="en-US"/>
        </w:rPr>
        <w:t>i</w:t>
      </w:r>
      <w:r w:rsidRPr="00C1337C">
        <w:rPr>
          <w:b/>
          <w:color w:val="000000"/>
          <w:sz w:val="28"/>
          <w:szCs w:val="28"/>
          <w:highlight w:val="white"/>
          <w:lang w:val="en-US"/>
        </w:rPr>
        <w:t>+</w:t>
      </w:r>
      <w:r w:rsidRPr="00C1337C">
        <w:rPr>
          <w:color w:val="000000"/>
          <w:sz w:val="28"/>
          <w:szCs w:val="28"/>
          <w:highlight w:val="white"/>
          <w:lang w:val="en-US"/>
        </w:rPr>
        <w:t>rot_w</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r w:rsidRPr="00C1337C">
        <w:rPr>
          <w:color w:val="000000"/>
          <w:sz w:val="28"/>
          <w:szCs w:val="28"/>
          <w:highlight w:val="white"/>
          <w:lang w:val="en-US"/>
        </w:rPr>
        <w:t>O</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roofErr w:type="spellStart"/>
      <w:r w:rsidRPr="00C1337C">
        <w:rPr>
          <w:color w:val="000000"/>
          <w:sz w:val="28"/>
          <w:szCs w:val="28"/>
          <w:highlight w:val="white"/>
          <w:lang w:val="en-US"/>
        </w:rPr>
        <w:t>rot_w</w:t>
      </w:r>
      <w:proofErr w:type="spellEnd"/>
      <w:r w:rsidRPr="00C1337C">
        <w:rPr>
          <w:b/>
          <w:color w:val="000000"/>
          <w:sz w:val="28"/>
          <w:szCs w:val="28"/>
          <w:highlight w:val="white"/>
          <w:lang w:val="en-US"/>
        </w:rPr>
        <w:t>))</w:t>
      </w:r>
    </w:p>
    <w:p w14:paraId="00000198"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rPr>
      </w:pPr>
      <w:r w:rsidRPr="00C1337C">
        <w:rPr>
          <w:color w:val="000000"/>
          <w:sz w:val="28"/>
          <w:szCs w:val="28"/>
          <w:highlight w:val="white"/>
          <w:lang w:val="en-US"/>
        </w:rPr>
        <w:t xml:space="preserve">    </w:t>
      </w:r>
      <w:proofErr w:type="spellStart"/>
      <w:r>
        <w:rPr>
          <w:b/>
          <w:color w:val="000000"/>
          <w:sz w:val="28"/>
          <w:szCs w:val="28"/>
          <w:highlight w:val="white"/>
        </w:rPr>
        <w:t>return</w:t>
      </w:r>
      <w:proofErr w:type="spellEnd"/>
      <w:r>
        <w:rPr>
          <w:color w:val="000000"/>
          <w:sz w:val="28"/>
          <w:szCs w:val="28"/>
          <w:highlight w:val="white"/>
        </w:rPr>
        <w:t xml:space="preserve"> </w:t>
      </w:r>
      <w:proofErr w:type="spellStart"/>
      <w:proofErr w:type="gramStart"/>
      <w:r>
        <w:rPr>
          <w:color w:val="000000"/>
          <w:sz w:val="28"/>
          <w:szCs w:val="28"/>
          <w:highlight w:val="white"/>
        </w:rPr>
        <w:t>np</w:t>
      </w:r>
      <w:r>
        <w:rPr>
          <w:b/>
          <w:color w:val="000000"/>
          <w:sz w:val="28"/>
          <w:szCs w:val="28"/>
          <w:highlight w:val="white"/>
        </w:rPr>
        <w:t>.</w:t>
      </w:r>
      <w:r>
        <w:rPr>
          <w:color w:val="000000"/>
          <w:sz w:val="28"/>
          <w:szCs w:val="28"/>
          <w:highlight w:val="white"/>
        </w:rPr>
        <w:t>array</w:t>
      </w:r>
      <w:proofErr w:type="spellEnd"/>
      <w:proofErr w:type="gramEnd"/>
      <w:r>
        <w:rPr>
          <w:b/>
          <w:color w:val="000000"/>
          <w:sz w:val="28"/>
          <w:szCs w:val="28"/>
          <w:highlight w:val="white"/>
        </w:rPr>
        <w:t>(</w:t>
      </w:r>
      <w:proofErr w:type="spellStart"/>
      <w:r>
        <w:rPr>
          <w:color w:val="000000"/>
          <w:sz w:val="28"/>
          <w:szCs w:val="28"/>
          <w:highlight w:val="white"/>
        </w:rPr>
        <w:t>res</w:t>
      </w:r>
      <w:proofErr w:type="spellEnd"/>
      <w:r>
        <w:rPr>
          <w:b/>
          <w:color w:val="000000"/>
          <w:sz w:val="28"/>
          <w:szCs w:val="28"/>
          <w:highlight w:val="white"/>
        </w:rPr>
        <w:t>)</w:t>
      </w:r>
    </w:p>
    <w:p w14:paraId="00000199"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b/>
          <w:color w:val="000000"/>
          <w:sz w:val="28"/>
          <w:szCs w:val="28"/>
          <w:highlight w:val="white"/>
        </w:rPr>
        <w:t>## Выполним проверку</w:t>
      </w:r>
    </w:p>
    <w:p w14:paraId="0000019A"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х </w:t>
      </w:r>
      <w:r>
        <w:rPr>
          <w:b/>
          <w:color w:val="000000"/>
          <w:sz w:val="28"/>
          <w:szCs w:val="28"/>
          <w:highlight w:val="white"/>
        </w:rPr>
        <w:t>=</w:t>
      </w:r>
      <w:r>
        <w:rPr>
          <w:color w:val="000000"/>
          <w:sz w:val="28"/>
          <w:szCs w:val="28"/>
          <w:highlight w:val="white"/>
        </w:rPr>
        <w:t xml:space="preserve"> </w:t>
      </w:r>
      <w:r>
        <w:rPr>
          <w:b/>
          <w:color w:val="000000"/>
          <w:sz w:val="28"/>
          <w:szCs w:val="28"/>
          <w:highlight w:val="white"/>
        </w:rPr>
        <w:t>[</w:t>
      </w:r>
      <w:r>
        <w:rPr>
          <w:color w:val="000000"/>
          <w:sz w:val="28"/>
          <w:szCs w:val="28"/>
          <w:highlight w:val="white"/>
        </w:rPr>
        <w:t>1</w:t>
      </w:r>
      <w:r>
        <w:rPr>
          <w:b/>
          <w:color w:val="000000"/>
          <w:sz w:val="28"/>
          <w:szCs w:val="28"/>
          <w:highlight w:val="white"/>
        </w:rPr>
        <w:t>,</w:t>
      </w:r>
      <w:r>
        <w:rPr>
          <w:color w:val="000000"/>
          <w:sz w:val="28"/>
          <w:szCs w:val="28"/>
          <w:highlight w:val="white"/>
        </w:rPr>
        <w:t xml:space="preserve"> 3</w:t>
      </w:r>
      <w:r>
        <w:rPr>
          <w:b/>
          <w:color w:val="000000"/>
          <w:sz w:val="28"/>
          <w:szCs w:val="28"/>
          <w:highlight w:val="white"/>
        </w:rPr>
        <w:t>,</w:t>
      </w:r>
      <w:r>
        <w:rPr>
          <w:color w:val="000000"/>
          <w:sz w:val="28"/>
          <w:szCs w:val="28"/>
          <w:highlight w:val="white"/>
        </w:rPr>
        <w:t xml:space="preserve"> 2</w:t>
      </w:r>
      <w:r>
        <w:rPr>
          <w:b/>
          <w:color w:val="000000"/>
          <w:sz w:val="28"/>
          <w:szCs w:val="28"/>
          <w:highlight w:val="white"/>
        </w:rPr>
        <w:t>,</w:t>
      </w:r>
      <w:r>
        <w:rPr>
          <w:color w:val="000000"/>
          <w:sz w:val="28"/>
          <w:szCs w:val="28"/>
          <w:highlight w:val="white"/>
        </w:rPr>
        <w:t xml:space="preserve"> 4</w:t>
      </w:r>
      <w:r>
        <w:rPr>
          <w:b/>
          <w:color w:val="000000"/>
          <w:sz w:val="28"/>
          <w:szCs w:val="28"/>
          <w:highlight w:val="white"/>
        </w:rPr>
        <w:t>,</w:t>
      </w:r>
      <w:r>
        <w:rPr>
          <w:color w:val="000000"/>
          <w:sz w:val="28"/>
          <w:szCs w:val="28"/>
          <w:highlight w:val="white"/>
        </w:rPr>
        <w:t xml:space="preserve"> 5</w:t>
      </w:r>
      <w:r>
        <w:rPr>
          <w:b/>
          <w:color w:val="000000"/>
          <w:sz w:val="28"/>
          <w:szCs w:val="28"/>
          <w:highlight w:val="white"/>
        </w:rPr>
        <w:t>,</w:t>
      </w:r>
      <w:r>
        <w:rPr>
          <w:color w:val="000000"/>
          <w:sz w:val="28"/>
          <w:szCs w:val="28"/>
          <w:highlight w:val="white"/>
        </w:rPr>
        <w:t xml:space="preserve"> 6</w:t>
      </w:r>
      <w:r>
        <w:rPr>
          <w:b/>
          <w:color w:val="000000"/>
          <w:sz w:val="28"/>
          <w:szCs w:val="28"/>
          <w:highlight w:val="white"/>
        </w:rPr>
        <w:t>,</w:t>
      </w:r>
      <w:r>
        <w:rPr>
          <w:color w:val="000000"/>
          <w:sz w:val="28"/>
          <w:szCs w:val="28"/>
          <w:highlight w:val="white"/>
        </w:rPr>
        <w:t xml:space="preserve"> 1</w:t>
      </w:r>
      <w:r>
        <w:rPr>
          <w:b/>
          <w:color w:val="000000"/>
          <w:sz w:val="28"/>
          <w:szCs w:val="28"/>
          <w:highlight w:val="white"/>
        </w:rPr>
        <w:t>,</w:t>
      </w:r>
      <w:r>
        <w:rPr>
          <w:color w:val="000000"/>
          <w:sz w:val="28"/>
          <w:szCs w:val="28"/>
          <w:highlight w:val="white"/>
        </w:rPr>
        <w:t xml:space="preserve"> 3</w:t>
      </w:r>
      <w:r>
        <w:rPr>
          <w:b/>
          <w:color w:val="000000"/>
          <w:sz w:val="28"/>
          <w:szCs w:val="28"/>
          <w:highlight w:val="white"/>
        </w:rPr>
        <w:t>]</w:t>
      </w:r>
    </w:p>
    <w:p w14:paraId="0000019B"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w </w:t>
      </w:r>
      <w:r>
        <w:rPr>
          <w:b/>
          <w:color w:val="000000"/>
          <w:sz w:val="28"/>
          <w:szCs w:val="28"/>
          <w:highlight w:val="white"/>
        </w:rPr>
        <w:t>=</w:t>
      </w:r>
      <w:r>
        <w:rPr>
          <w:color w:val="000000"/>
          <w:sz w:val="28"/>
          <w:szCs w:val="28"/>
          <w:highlight w:val="white"/>
        </w:rPr>
        <w:t xml:space="preserve"> </w:t>
      </w:r>
      <w:r>
        <w:rPr>
          <w:b/>
          <w:color w:val="000000"/>
          <w:sz w:val="28"/>
          <w:szCs w:val="28"/>
          <w:highlight w:val="white"/>
        </w:rPr>
        <w:t>[</w:t>
      </w:r>
      <w:r>
        <w:rPr>
          <w:color w:val="000000"/>
          <w:sz w:val="28"/>
          <w:szCs w:val="28"/>
          <w:highlight w:val="white"/>
        </w:rPr>
        <w:t>1</w:t>
      </w:r>
      <w:r>
        <w:rPr>
          <w:b/>
          <w:color w:val="000000"/>
          <w:sz w:val="28"/>
          <w:szCs w:val="28"/>
          <w:highlight w:val="white"/>
        </w:rPr>
        <w:t>,</w:t>
      </w:r>
      <w:r>
        <w:rPr>
          <w:color w:val="000000"/>
          <w:sz w:val="28"/>
          <w:szCs w:val="28"/>
          <w:highlight w:val="white"/>
        </w:rPr>
        <w:t xml:space="preserve"> О</w:t>
      </w:r>
      <w:r>
        <w:rPr>
          <w:b/>
          <w:color w:val="000000"/>
          <w:sz w:val="28"/>
          <w:szCs w:val="28"/>
          <w:highlight w:val="white"/>
        </w:rPr>
        <w:t>,</w:t>
      </w:r>
      <w:r>
        <w:rPr>
          <w:color w:val="000000"/>
          <w:sz w:val="28"/>
          <w:szCs w:val="28"/>
          <w:highlight w:val="white"/>
        </w:rPr>
        <w:t xml:space="preserve"> 3</w:t>
      </w:r>
      <w:r>
        <w:rPr>
          <w:b/>
          <w:color w:val="000000"/>
          <w:sz w:val="28"/>
          <w:szCs w:val="28"/>
          <w:highlight w:val="white"/>
        </w:rPr>
        <w:t>,</w:t>
      </w:r>
      <w:r>
        <w:rPr>
          <w:color w:val="000000"/>
          <w:sz w:val="28"/>
          <w:szCs w:val="28"/>
          <w:highlight w:val="white"/>
        </w:rPr>
        <w:t xml:space="preserve"> 1</w:t>
      </w:r>
      <w:r>
        <w:rPr>
          <w:b/>
          <w:color w:val="000000"/>
          <w:sz w:val="28"/>
          <w:szCs w:val="28"/>
          <w:highlight w:val="white"/>
        </w:rPr>
        <w:t>,</w:t>
      </w:r>
      <w:r>
        <w:rPr>
          <w:color w:val="000000"/>
          <w:sz w:val="28"/>
          <w:szCs w:val="28"/>
          <w:highlight w:val="white"/>
        </w:rPr>
        <w:t xml:space="preserve"> 2</w:t>
      </w:r>
      <w:r>
        <w:rPr>
          <w:b/>
          <w:color w:val="000000"/>
          <w:sz w:val="28"/>
          <w:szCs w:val="28"/>
          <w:highlight w:val="white"/>
        </w:rPr>
        <w:t>]</w:t>
      </w:r>
    </w:p>
    <w:p w14:paraId="0000019C"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spellStart"/>
      <w:r>
        <w:rPr>
          <w:b/>
          <w:color w:val="000000"/>
          <w:sz w:val="28"/>
          <w:szCs w:val="28"/>
          <w:highlight w:val="white"/>
        </w:rPr>
        <w:t>print</w:t>
      </w:r>
      <w:proofErr w:type="spellEnd"/>
      <w:r>
        <w:rPr>
          <w:color w:val="000000"/>
          <w:sz w:val="28"/>
          <w:szCs w:val="28"/>
          <w:highlight w:val="white"/>
        </w:rPr>
        <w:t xml:space="preserve"> </w:t>
      </w:r>
      <w:r>
        <w:rPr>
          <w:b/>
          <w:color w:val="000000"/>
          <w:sz w:val="28"/>
          <w:szCs w:val="28"/>
          <w:highlight w:val="white"/>
        </w:rPr>
        <w:t>(</w:t>
      </w:r>
      <w:r>
        <w:rPr>
          <w:color w:val="000000"/>
          <w:sz w:val="28"/>
          <w:szCs w:val="28"/>
          <w:highlight w:val="white"/>
        </w:rPr>
        <w:t xml:space="preserve">'Реализация </w:t>
      </w:r>
      <w:proofErr w:type="spellStart"/>
      <w:r>
        <w:rPr>
          <w:color w:val="000000"/>
          <w:sz w:val="28"/>
          <w:szCs w:val="28"/>
          <w:highlight w:val="white"/>
        </w:rPr>
        <w:t>Convld</w:t>
      </w:r>
      <w:proofErr w:type="spellEnd"/>
      <w:r>
        <w:rPr>
          <w:color w:val="000000"/>
          <w:sz w:val="28"/>
          <w:szCs w:val="28"/>
          <w:highlight w:val="white"/>
        </w:rPr>
        <w:t>: '</w:t>
      </w:r>
      <w:r>
        <w:rPr>
          <w:b/>
          <w:color w:val="000000"/>
          <w:sz w:val="28"/>
          <w:szCs w:val="28"/>
          <w:highlight w:val="white"/>
        </w:rPr>
        <w:t>,</w:t>
      </w:r>
    </w:p>
    <w:p w14:paraId="0000019D"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        </w:t>
      </w:r>
      <w:proofErr w:type="spellStart"/>
      <w:r>
        <w:rPr>
          <w:color w:val="000000"/>
          <w:sz w:val="28"/>
          <w:szCs w:val="28"/>
          <w:highlight w:val="white"/>
        </w:rPr>
        <w:t>cvld</w:t>
      </w:r>
      <w:proofErr w:type="spellEnd"/>
      <w:r>
        <w:rPr>
          <w:color w:val="000000"/>
          <w:sz w:val="28"/>
          <w:szCs w:val="28"/>
          <w:highlight w:val="white"/>
        </w:rPr>
        <w:t xml:space="preserve"> </w:t>
      </w:r>
      <w:r>
        <w:rPr>
          <w:b/>
          <w:color w:val="000000"/>
          <w:sz w:val="28"/>
          <w:szCs w:val="28"/>
          <w:highlight w:val="white"/>
        </w:rPr>
        <w:t>(</w:t>
      </w:r>
      <w:r>
        <w:rPr>
          <w:color w:val="000000"/>
          <w:sz w:val="28"/>
          <w:szCs w:val="28"/>
          <w:highlight w:val="white"/>
        </w:rPr>
        <w:t>х</w:t>
      </w:r>
      <w:r>
        <w:rPr>
          <w:b/>
          <w:color w:val="000000"/>
          <w:sz w:val="28"/>
          <w:szCs w:val="28"/>
          <w:highlight w:val="white"/>
        </w:rPr>
        <w:t>,</w:t>
      </w:r>
      <w:r>
        <w:rPr>
          <w:color w:val="000000"/>
          <w:sz w:val="28"/>
          <w:szCs w:val="28"/>
          <w:highlight w:val="white"/>
        </w:rPr>
        <w:t xml:space="preserve"> w</w:t>
      </w:r>
      <w:r>
        <w:rPr>
          <w:b/>
          <w:color w:val="000000"/>
          <w:sz w:val="28"/>
          <w:szCs w:val="28"/>
          <w:highlight w:val="white"/>
        </w:rPr>
        <w:t>,</w:t>
      </w:r>
      <w:r>
        <w:rPr>
          <w:color w:val="000000"/>
          <w:sz w:val="28"/>
          <w:szCs w:val="28"/>
          <w:highlight w:val="white"/>
        </w:rPr>
        <w:t xml:space="preserve"> р</w:t>
      </w:r>
      <w:r>
        <w:rPr>
          <w:b/>
          <w:color w:val="000000"/>
          <w:sz w:val="28"/>
          <w:szCs w:val="28"/>
          <w:highlight w:val="white"/>
        </w:rPr>
        <w:t>=</w:t>
      </w:r>
      <w:r>
        <w:rPr>
          <w:color w:val="000000"/>
          <w:sz w:val="28"/>
          <w:szCs w:val="28"/>
          <w:highlight w:val="white"/>
        </w:rPr>
        <w:t>2</w:t>
      </w:r>
      <w:r>
        <w:rPr>
          <w:b/>
          <w:color w:val="000000"/>
          <w:sz w:val="28"/>
          <w:szCs w:val="28"/>
          <w:highlight w:val="white"/>
        </w:rPr>
        <w:t>,</w:t>
      </w:r>
      <w:r>
        <w:rPr>
          <w:color w:val="000000"/>
          <w:sz w:val="28"/>
          <w:szCs w:val="28"/>
          <w:highlight w:val="white"/>
        </w:rPr>
        <w:t xml:space="preserve"> s</w:t>
      </w:r>
      <w:r>
        <w:rPr>
          <w:b/>
          <w:color w:val="000000"/>
          <w:sz w:val="28"/>
          <w:szCs w:val="28"/>
          <w:highlight w:val="white"/>
        </w:rPr>
        <w:t>=</w:t>
      </w:r>
      <w:r>
        <w:rPr>
          <w:color w:val="000000"/>
          <w:sz w:val="28"/>
          <w:szCs w:val="28"/>
          <w:highlight w:val="white"/>
        </w:rPr>
        <w:t>l</w:t>
      </w:r>
      <w:r>
        <w:rPr>
          <w:b/>
          <w:color w:val="000000"/>
          <w:sz w:val="28"/>
          <w:szCs w:val="28"/>
          <w:highlight w:val="white"/>
        </w:rPr>
        <w:t>))</w:t>
      </w:r>
    </w:p>
    <w:p w14:paraId="0000019E" w14:textId="77777777" w:rsidR="00C5037E" w:rsidRPr="00D35269"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Реализация </w:t>
      </w:r>
      <w:proofErr w:type="spellStart"/>
      <w:r>
        <w:rPr>
          <w:color w:val="000000"/>
          <w:sz w:val="28"/>
          <w:szCs w:val="28"/>
          <w:highlight w:val="white"/>
        </w:rPr>
        <w:t>Convld</w:t>
      </w:r>
      <w:proofErr w:type="spellEnd"/>
      <w:r>
        <w:rPr>
          <w:b/>
          <w:color w:val="000000"/>
          <w:sz w:val="28"/>
          <w:szCs w:val="28"/>
          <w:highlight w:val="white"/>
        </w:rPr>
        <w:t>:</w:t>
      </w:r>
      <w:r>
        <w:rPr>
          <w:color w:val="000000"/>
          <w:sz w:val="28"/>
          <w:szCs w:val="28"/>
          <w:highlight w:val="white"/>
        </w:rPr>
        <w:t xml:space="preserve"> </w:t>
      </w:r>
      <w:proofErr w:type="gramStart"/>
      <w:r>
        <w:rPr>
          <w:b/>
          <w:color w:val="000000"/>
          <w:sz w:val="28"/>
          <w:szCs w:val="28"/>
          <w:highlight w:val="white"/>
        </w:rPr>
        <w:t>[</w:t>
      </w:r>
      <w:r>
        <w:rPr>
          <w:color w:val="000000"/>
          <w:sz w:val="28"/>
          <w:szCs w:val="28"/>
          <w:highlight w:val="white"/>
        </w:rPr>
        <w:t xml:space="preserve"> 5</w:t>
      </w:r>
      <w:proofErr w:type="gramEnd"/>
      <w:r>
        <w:rPr>
          <w:color w:val="000000"/>
          <w:sz w:val="28"/>
          <w:szCs w:val="28"/>
          <w:highlight w:val="white"/>
        </w:rPr>
        <w:t xml:space="preserve">. </w:t>
      </w:r>
      <w:r w:rsidRPr="00E91052">
        <w:rPr>
          <w:color w:val="000000"/>
          <w:sz w:val="28"/>
          <w:szCs w:val="28"/>
          <w:highlight w:val="white"/>
        </w:rPr>
        <w:t xml:space="preserve">14. 16. </w:t>
      </w:r>
      <w:r w:rsidRPr="00D35269">
        <w:rPr>
          <w:color w:val="000000"/>
          <w:sz w:val="28"/>
          <w:szCs w:val="28"/>
          <w:highlight w:val="white"/>
          <w:lang w:val="en-US"/>
        </w:rPr>
        <w:t>26. 24. 34. 19. 22.</w:t>
      </w:r>
      <w:r w:rsidRPr="00D35269">
        <w:rPr>
          <w:b/>
          <w:color w:val="000000"/>
          <w:sz w:val="28"/>
          <w:szCs w:val="28"/>
          <w:highlight w:val="white"/>
          <w:lang w:val="en-US"/>
        </w:rPr>
        <w:t>]</w:t>
      </w:r>
    </w:p>
    <w:p w14:paraId="0000019F"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print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w:t>
      </w:r>
      <w:r>
        <w:rPr>
          <w:color w:val="000000"/>
          <w:sz w:val="28"/>
          <w:szCs w:val="28"/>
          <w:highlight w:val="white"/>
        </w:rPr>
        <w:t>Результаты</w:t>
      </w:r>
      <w:r w:rsidRPr="00C1337C">
        <w:rPr>
          <w:color w:val="000000"/>
          <w:sz w:val="28"/>
          <w:szCs w:val="28"/>
          <w:highlight w:val="white"/>
          <w:lang w:val="en-US"/>
        </w:rPr>
        <w:t xml:space="preserve"> NumPy: '</w:t>
      </w:r>
      <w:r w:rsidRPr="00C1337C">
        <w:rPr>
          <w:b/>
          <w:color w:val="000000"/>
          <w:sz w:val="28"/>
          <w:szCs w:val="28"/>
          <w:highlight w:val="white"/>
          <w:lang w:val="en-US"/>
        </w:rPr>
        <w:t>,</w:t>
      </w:r>
    </w:p>
    <w:p w14:paraId="000001A0"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convolve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 xml:space="preserve"> w</w:t>
      </w:r>
      <w:r w:rsidRPr="00C1337C">
        <w:rPr>
          <w:b/>
          <w:color w:val="000000"/>
          <w:sz w:val="28"/>
          <w:szCs w:val="28"/>
          <w:highlight w:val="white"/>
          <w:lang w:val="en-US"/>
        </w:rPr>
        <w:t>,</w:t>
      </w:r>
      <w:r w:rsidRPr="00C1337C">
        <w:rPr>
          <w:color w:val="000000"/>
          <w:sz w:val="28"/>
          <w:szCs w:val="28"/>
          <w:highlight w:val="white"/>
          <w:lang w:val="en-US"/>
        </w:rPr>
        <w:t xml:space="preserve"> mode</w:t>
      </w:r>
      <w:r w:rsidRPr="00C1337C">
        <w:rPr>
          <w:b/>
          <w:color w:val="000000"/>
          <w:sz w:val="28"/>
          <w:szCs w:val="28"/>
          <w:highlight w:val="white"/>
          <w:lang w:val="en-US"/>
        </w:rPr>
        <w:t>=</w:t>
      </w:r>
      <w:r w:rsidRPr="00C1337C">
        <w:rPr>
          <w:color w:val="000000"/>
          <w:sz w:val="28"/>
          <w:szCs w:val="28"/>
          <w:highlight w:val="white"/>
          <w:lang w:val="en-US"/>
        </w:rPr>
        <w:t>'same'</w:t>
      </w:r>
      <w:r w:rsidRPr="00C1337C">
        <w:rPr>
          <w:b/>
          <w:color w:val="000000"/>
          <w:sz w:val="28"/>
          <w:szCs w:val="28"/>
          <w:highlight w:val="white"/>
          <w:lang w:val="en-US"/>
        </w:rPr>
        <w:t>))</w:t>
      </w:r>
    </w:p>
    <w:p w14:paraId="000001A1" w14:textId="77777777" w:rsidR="00C5037E" w:rsidRDefault="00E71261" w:rsidP="00DF3475">
      <w:pPr>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rPr>
      </w:pPr>
      <w:r>
        <w:rPr>
          <w:color w:val="000000"/>
          <w:sz w:val="28"/>
          <w:szCs w:val="28"/>
          <w:highlight w:val="white"/>
        </w:rPr>
        <w:t xml:space="preserve">Результаты </w:t>
      </w:r>
      <w:proofErr w:type="spellStart"/>
      <w:r>
        <w:rPr>
          <w:color w:val="000000"/>
          <w:sz w:val="28"/>
          <w:szCs w:val="28"/>
          <w:highlight w:val="white"/>
        </w:rPr>
        <w:t>NumPy</w:t>
      </w:r>
      <w:proofErr w:type="spellEnd"/>
      <w:r>
        <w:rPr>
          <w:b/>
          <w:color w:val="000000"/>
          <w:sz w:val="28"/>
          <w:szCs w:val="28"/>
          <w:highlight w:val="white"/>
        </w:rPr>
        <w:t>:</w:t>
      </w:r>
      <w:r>
        <w:rPr>
          <w:color w:val="000000"/>
          <w:sz w:val="28"/>
          <w:szCs w:val="28"/>
          <w:highlight w:val="white"/>
        </w:rPr>
        <w:t xml:space="preserve"> </w:t>
      </w:r>
      <w:proofErr w:type="gramStart"/>
      <w:r>
        <w:rPr>
          <w:b/>
          <w:color w:val="000000"/>
          <w:sz w:val="28"/>
          <w:szCs w:val="28"/>
          <w:highlight w:val="white"/>
        </w:rPr>
        <w:t>[</w:t>
      </w:r>
      <w:r>
        <w:rPr>
          <w:color w:val="000000"/>
          <w:sz w:val="28"/>
          <w:szCs w:val="28"/>
          <w:highlight w:val="white"/>
        </w:rPr>
        <w:t xml:space="preserve"> 5</w:t>
      </w:r>
      <w:proofErr w:type="gramEnd"/>
      <w:r>
        <w:rPr>
          <w:color w:val="000000"/>
          <w:sz w:val="28"/>
          <w:szCs w:val="28"/>
          <w:highlight w:val="white"/>
        </w:rPr>
        <w:t xml:space="preserve"> 14 16 26 24 34 19 22</w:t>
      </w:r>
      <w:r>
        <w:rPr>
          <w:b/>
          <w:color w:val="000000"/>
          <w:sz w:val="28"/>
          <w:szCs w:val="28"/>
          <w:highlight w:val="white"/>
        </w:rPr>
        <w:t>]</w:t>
      </w:r>
    </w:p>
    <w:p w14:paraId="000001A2" w14:textId="77777777" w:rsidR="00C5037E" w:rsidRDefault="00C5037E">
      <w:pPr>
        <w:spacing w:line="360" w:lineRule="auto"/>
        <w:ind w:left="-172"/>
        <w:rPr>
          <w:color w:val="000000"/>
          <w:sz w:val="28"/>
          <w:szCs w:val="28"/>
        </w:rPr>
      </w:pPr>
    </w:p>
    <w:p w14:paraId="000001A3" w14:textId="77777777" w:rsidR="00C5037E" w:rsidRDefault="00E71261" w:rsidP="00336788">
      <w:pPr>
        <w:pStyle w:val="22"/>
        <w:ind w:firstLine="708"/>
        <w:jc w:val="left"/>
      </w:pPr>
      <w:bookmarkStart w:id="45" w:name="_heading=h.44sinio" w:colFirst="0" w:colLast="0"/>
      <w:bookmarkStart w:id="46" w:name="_Toc74560149"/>
      <w:bookmarkStart w:id="47" w:name="_Toc74560308"/>
      <w:bookmarkEnd w:id="45"/>
      <w:r>
        <w:t>2.2.2 Выполнение дискретной свертки в двух измерениях</w:t>
      </w:r>
      <w:bookmarkEnd w:id="46"/>
      <w:bookmarkEnd w:id="47"/>
    </w:p>
    <w:p w14:paraId="000001A4" w14:textId="77777777" w:rsidR="00C5037E" w:rsidRDefault="00C5037E">
      <w:pPr>
        <w:spacing w:line="360" w:lineRule="auto"/>
        <w:ind w:left="-172"/>
        <w:rPr>
          <w:b/>
          <w:color w:val="000000"/>
          <w:sz w:val="28"/>
          <w:szCs w:val="28"/>
        </w:rPr>
      </w:pPr>
    </w:p>
    <w:p w14:paraId="000001A5" w14:textId="77777777" w:rsidR="00C5037E" w:rsidRDefault="00E71261" w:rsidP="00DF3475">
      <w:pPr>
        <w:spacing w:line="360" w:lineRule="auto"/>
        <w:ind w:left="-172" w:firstLine="880"/>
        <w:jc w:val="both"/>
        <w:rPr>
          <w:color w:val="000000"/>
          <w:sz w:val="28"/>
          <w:szCs w:val="28"/>
        </w:rPr>
      </w:pPr>
      <w:r>
        <w:rPr>
          <w:color w:val="000000"/>
          <w:sz w:val="28"/>
          <w:szCs w:val="28"/>
        </w:rPr>
        <w:t>Предшествующая информация также распространяется на 2 измерения.</w:t>
      </w:r>
    </w:p>
    <w:p w14:paraId="000001A6" w14:textId="77777777" w:rsidR="00C5037E" w:rsidRDefault="00E71261" w:rsidP="00DF3475">
      <w:pPr>
        <w:spacing w:line="360" w:lineRule="auto"/>
        <w:ind w:left="-172"/>
        <w:jc w:val="both"/>
        <w:rPr>
          <w:color w:val="000000"/>
          <w:sz w:val="28"/>
          <w:szCs w:val="28"/>
        </w:rPr>
      </w:pPr>
      <w:r>
        <w:rPr>
          <w:color w:val="000000"/>
          <w:sz w:val="28"/>
          <w:szCs w:val="28"/>
        </w:rPr>
        <w:t>Пусть мы имеем двумерные входы:</w:t>
      </w:r>
    </w:p>
    <w:p w14:paraId="000001A7" w14:textId="77777777" w:rsidR="00C5037E" w:rsidRDefault="00E71261" w:rsidP="00DF3475">
      <w:pPr>
        <w:spacing w:line="360" w:lineRule="auto"/>
        <w:ind w:left="-172"/>
        <w:jc w:val="both"/>
        <w:rPr>
          <w:color w:val="000000"/>
          <w:sz w:val="28"/>
          <w:szCs w:val="28"/>
        </w:rPr>
      </w:pPr>
      <w:r>
        <w:rPr>
          <w:color w:val="000000"/>
          <w:sz w:val="28"/>
          <w:szCs w:val="28"/>
        </w:rPr>
        <w:lastRenderedPageBreak/>
        <w:t>матрица X</w:t>
      </w:r>
      <w:r>
        <w:rPr>
          <w:color w:val="000000"/>
          <w:sz w:val="28"/>
          <w:szCs w:val="28"/>
          <w:vertAlign w:val="subscript"/>
        </w:rPr>
        <w:t>n1*n2</w:t>
      </w:r>
      <w:r>
        <w:rPr>
          <w:color w:val="000000"/>
          <w:sz w:val="28"/>
          <w:szCs w:val="28"/>
        </w:rPr>
        <w:t>, и матрицей фильтра W</w:t>
      </w:r>
      <w:r>
        <w:rPr>
          <w:color w:val="000000"/>
          <w:sz w:val="28"/>
          <w:szCs w:val="28"/>
          <w:vertAlign w:val="subscript"/>
        </w:rPr>
        <w:t>m1*m2</w:t>
      </w:r>
      <w:r>
        <w:rPr>
          <w:color w:val="000000"/>
          <w:sz w:val="28"/>
          <w:szCs w:val="28"/>
        </w:rPr>
        <w:t xml:space="preserve">, где m1 </w:t>
      </w:r>
      <m:oMath>
        <m:r>
          <w:rPr>
            <w:rFonts w:ascii="Cambria Math" w:hAnsi="Cambria Math"/>
          </w:rPr>
          <m:t>≤</m:t>
        </m:r>
      </m:oMath>
      <w:r>
        <w:rPr>
          <w:color w:val="000000"/>
          <w:sz w:val="28"/>
          <w:szCs w:val="28"/>
        </w:rPr>
        <w:t xml:space="preserve"> n1 и m2 </w:t>
      </w:r>
      <m:oMath>
        <m:r>
          <w:rPr>
            <w:rFonts w:ascii="Cambria Math" w:hAnsi="Cambria Math"/>
          </w:rPr>
          <m:t>≤</m:t>
        </m:r>
      </m:oMath>
      <w:r>
        <w:rPr>
          <w:color w:val="000000"/>
          <w:sz w:val="28"/>
          <w:szCs w:val="28"/>
        </w:rPr>
        <w:t xml:space="preserve"> n</w:t>
      </w:r>
      <w:proofErr w:type="gramStart"/>
      <w:r>
        <w:rPr>
          <w:color w:val="000000"/>
          <w:sz w:val="28"/>
          <w:szCs w:val="28"/>
        </w:rPr>
        <w:t>2 ,</w:t>
      </w:r>
      <w:proofErr w:type="gramEnd"/>
    </w:p>
    <w:p w14:paraId="000001A8" w14:textId="77777777" w:rsidR="00C5037E" w:rsidRDefault="00E71261" w:rsidP="00DF3475">
      <w:pPr>
        <w:spacing w:line="360" w:lineRule="auto"/>
        <w:ind w:left="-172"/>
        <w:jc w:val="both"/>
        <w:rPr>
          <w:color w:val="000000"/>
          <w:sz w:val="28"/>
          <w:szCs w:val="28"/>
        </w:rPr>
      </w:pPr>
      <w:r>
        <w:rPr>
          <w:color w:val="000000"/>
          <w:sz w:val="28"/>
          <w:szCs w:val="28"/>
        </w:rPr>
        <w:t>Получает что, результатом такой двумерной свертки между Х и W будет матрица Y= Х * W:</w:t>
      </w:r>
    </w:p>
    <w:p w14:paraId="000001A9" w14:textId="7BE8F8E8" w:rsidR="00C5037E" w:rsidRDefault="00B26CE1">
      <w:pPr>
        <w:jc w:val="center"/>
        <w:rPr>
          <w:rFonts w:ascii="Cambria Math" w:eastAsia="Cambria Math" w:hAnsi="Cambria Math" w:cs="Cambria Math"/>
          <w:color w:val="000000"/>
          <w:sz w:val="28"/>
          <w:szCs w:val="28"/>
        </w:rPr>
      </w:pPr>
      <m:oMathPara>
        <m:oMath>
          <m:nary>
            <m:naryPr>
              <m:chr m:val="∑"/>
              <m:ctrlPr>
                <w:rPr>
                  <w:rFonts w:ascii="Cambria Math" w:eastAsia="Cambria Math" w:hAnsi="Cambria Math" w:cs="Cambria Math"/>
                  <w:color w:val="000000"/>
                  <w:sz w:val="28"/>
                  <w:szCs w:val="28"/>
                </w:rPr>
              </m:ctrlPr>
            </m:naryPr>
            <m: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k</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m:t>
              </m:r>
            </m:sub>
            <m:sup>
              <m:r>
                <w:rPr>
                  <w:rFonts w:ascii="Cambria Math" w:eastAsia="Cambria Math" w:hAnsi="Cambria Math" w:cs="Cambria Math"/>
                  <w:color w:val="000000"/>
                  <w:sz w:val="28"/>
                  <w:szCs w:val="28"/>
                </w:rPr>
                <m:t>+∞</m:t>
              </m:r>
            </m:sup>
            <m:e>
              <m:nary>
                <m:naryPr>
                  <m:chr m:val="∑"/>
                  <m:ctrlPr>
                    <w:rPr>
                      <w:rFonts w:ascii="Cambria Math" w:eastAsia="Cambria Math" w:hAnsi="Cambria Math" w:cs="Cambria Math"/>
                      <w:color w:val="000000"/>
                      <w:sz w:val="28"/>
                      <w:szCs w:val="28"/>
                    </w:rPr>
                  </m:ctrlPr>
                </m:naryPr>
                <m: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k</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m:t>
                  </m:r>
                </m:sub>
                <m:sup>
                  <m:r>
                    <w:rPr>
                      <w:rFonts w:ascii="Cambria Math" w:eastAsia="Cambria Math" w:hAnsi="Cambria Math" w:cs="Cambria Math"/>
                      <w:color w:val="000000"/>
                      <w:sz w:val="28"/>
                      <w:szCs w:val="28"/>
                    </w:rPr>
                    <m:t>+∞</m:t>
                  </m:r>
                </m:sup>
                <m:e>
                  <m:r>
                    <w:rPr>
                      <w:rFonts w:ascii="Cambria Math" w:eastAsia="Cambria Math" w:hAnsi="Cambria Math" w:cs="Cambria Math"/>
                      <w:color w:val="000000"/>
                      <w:sz w:val="28"/>
                      <w:szCs w:val="28"/>
                    </w:rPr>
                    <m:t>x</m:t>
                  </m:r>
                  <m:d>
                    <m:dPr>
                      <m:begChr m:val="["/>
                      <m:endChr m:val="]"/>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ⅈ-</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k</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,j-</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k</m:t>
                          </m:r>
                        </m:e>
                        <m:sub>
                          <m:r>
                            <w:rPr>
                              <w:rFonts w:ascii="Cambria Math" w:eastAsia="Cambria Math" w:hAnsi="Cambria Math" w:cs="Cambria Math"/>
                              <w:color w:val="000000"/>
                              <w:sz w:val="28"/>
                              <w:szCs w:val="28"/>
                            </w:rPr>
                            <m:t>2</m:t>
                          </m:r>
                        </m:sub>
                      </m:sSub>
                    </m:e>
                  </m:d>
                  <m:r>
                    <w:rPr>
                      <w:rFonts w:ascii="Cambria Math" w:eastAsia="Cambria Math" w:hAnsi="Cambria Math" w:cs="Cambria Math"/>
                      <w:color w:val="000000"/>
                      <w:sz w:val="28"/>
                      <w:szCs w:val="28"/>
                    </w:rPr>
                    <m:t>w</m:t>
                  </m:r>
                  <m:d>
                    <m:dPr>
                      <m:begChr m:val="["/>
                      <m:endChr m:val="]"/>
                      <m:ctrlPr>
                        <w:rPr>
                          <w:rFonts w:ascii="Cambria Math" w:eastAsia="Cambria Math" w:hAnsi="Cambria Math" w:cs="Cambria Math"/>
                          <w:color w:val="000000"/>
                          <w:sz w:val="28"/>
                          <w:szCs w:val="28"/>
                        </w:rPr>
                      </m:ctrlPr>
                    </m:dPr>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k</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k</m:t>
                          </m:r>
                        </m:e>
                        <m:sub>
                          <m:r>
                            <w:rPr>
                              <w:rFonts w:ascii="Cambria Math" w:eastAsia="Cambria Math" w:hAnsi="Cambria Math" w:cs="Cambria Math"/>
                              <w:color w:val="000000"/>
                              <w:sz w:val="28"/>
                              <w:szCs w:val="28"/>
                            </w:rPr>
                            <m:t>2</m:t>
                          </m:r>
                        </m:sub>
                      </m:sSub>
                    </m:e>
                  </m:d>
                </m:e>
              </m:nary>
            </m:e>
          </m:nary>
        </m:oMath>
      </m:oMathPara>
    </w:p>
    <w:p w14:paraId="000001AC" w14:textId="64490A53" w:rsidR="00C5037E" w:rsidRDefault="00E71261" w:rsidP="00DF3475">
      <w:pPr>
        <w:spacing w:line="360" w:lineRule="auto"/>
        <w:ind w:left="-172" w:firstLine="880"/>
        <w:jc w:val="both"/>
        <w:rPr>
          <w:color w:val="000000"/>
          <w:sz w:val="28"/>
          <w:szCs w:val="28"/>
        </w:rPr>
      </w:pPr>
      <w:r>
        <w:rPr>
          <w:color w:val="000000"/>
          <w:sz w:val="28"/>
          <w:szCs w:val="28"/>
        </w:rPr>
        <w:t xml:space="preserve">Повороты матрицы фильтра, выбора </w:t>
      </w:r>
      <w:proofErr w:type="spellStart"/>
      <w:r>
        <w:rPr>
          <w:color w:val="000000"/>
          <w:sz w:val="28"/>
          <w:szCs w:val="28"/>
        </w:rPr>
        <w:t>страйдов</w:t>
      </w:r>
      <w:proofErr w:type="spellEnd"/>
      <w:r>
        <w:rPr>
          <w:color w:val="000000"/>
          <w:sz w:val="28"/>
          <w:szCs w:val="28"/>
        </w:rPr>
        <w:t xml:space="preserve"> и дополнения нулями, также расширяются на двумерные свертки при условии, что они работают независимо на оба измерения. На рис. 2.1 изображена</w:t>
      </w:r>
      <w:r w:rsidR="00DF3475">
        <w:rPr>
          <w:color w:val="000000"/>
          <w:sz w:val="28"/>
          <w:szCs w:val="28"/>
        </w:rPr>
        <w:t xml:space="preserve"> </w:t>
      </w:r>
      <w:r>
        <w:rPr>
          <w:color w:val="000000"/>
          <w:sz w:val="28"/>
          <w:szCs w:val="28"/>
        </w:rPr>
        <w:t>двумерная свертка входной матрицы размером 8 * 8 с использованием ядра</w:t>
      </w:r>
      <w:r w:rsidR="00DF3475">
        <w:rPr>
          <w:color w:val="000000"/>
          <w:sz w:val="28"/>
          <w:szCs w:val="28"/>
        </w:rPr>
        <w:t xml:space="preserve"> </w:t>
      </w:r>
      <w:r>
        <w:rPr>
          <w:color w:val="000000"/>
          <w:sz w:val="28"/>
          <w:szCs w:val="28"/>
        </w:rPr>
        <w:t>размером 3 * 3. Матрица входа дополняется нулями с р = 1. В итоге получаем, что выход такой двумерной свертки будет иметь размер 8 * 8.</w:t>
      </w:r>
    </w:p>
    <w:p w14:paraId="000001AD" w14:textId="77777777" w:rsidR="00C5037E" w:rsidRDefault="00C5037E" w:rsidP="00DF3475">
      <w:pPr>
        <w:spacing w:line="360" w:lineRule="auto"/>
        <w:ind w:left="-172"/>
        <w:jc w:val="both"/>
        <w:rPr>
          <w:color w:val="000000"/>
          <w:sz w:val="28"/>
          <w:szCs w:val="28"/>
        </w:rPr>
      </w:pPr>
    </w:p>
    <w:p w14:paraId="000001AE" w14:textId="77777777" w:rsidR="00C5037E" w:rsidRDefault="00C5037E">
      <w:pPr>
        <w:spacing w:line="360" w:lineRule="auto"/>
        <w:ind w:left="-172"/>
        <w:rPr>
          <w:color w:val="000000"/>
          <w:sz w:val="28"/>
          <w:szCs w:val="28"/>
        </w:rPr>
      </w:pPr>
    </w:p>
    <w:p w14:paraId="000001AF" w14:textId="77777777" w:rsidR="00C5037E" w:rsidRDefault="00C5037E">
      <w:pPr>
        <w:spacing w:line="360" w:lineRule="auto"/>
        <w:ind w:left="-172"/>
        <w:rPr>
          <w:color w:val="000000"/>
          <w:sz w:val="28"/>
          <w:szCs w:val="28"/>
        </w:rPr>
      </w:pPr>
    </w:p>
    <w:p w14:paraId="000001B0" w14:textId="77777777" w:rsidR="00C5037E" w:rsidRDefault="00E71261" w:rsidP="00533F09">
      <w:pPr>
        <w:spacing w:line="360" w:lineRule="auto"/>
        <w:ind w:left="-172"/>
        <w:jc w:val="center"/>
        <w:rPr>
          <w:color w:val="000000"/>
          <w:sz w:val="28"/>
          <w:szCs w:val="28"/>
        </w:rPr>
      </w:pPr>
      <w:r>
        <w:rPr>
          <w:noProof/>
          <w:color w:val="000000"/>
          <w:sz w:val="28"/>
          <w:szCs w:val="28"/>
        </w:rPr>
        <w:drawing>
          <wp:inline distT="0" distB="0" distL="0" distR="0" wp14:anchorId="5CF401D0" wp14:editId="64CB5518">
            <wp:extent cx="5076825" cy="2495550"/>
            <wp:effectExtent l="0" t="0" r="9525"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22891" t="24742" r="28363" b="27942"/>
                    <a:stretch>
                      <a:fillRect/>
                    </a:stretch>
                  </pic:blipFill>
                  <pic:spPr>
                    <a:xfrm>
                      <a:off x="0" y="0"/>
                      <a:ext cx="5076825" cy="2495550"/>
                    </a:xfrm>
                    <a:prstGeom prst="rect">
                      <a:avLst/>
                    </a:prstGeom>
                    <a:ln/>
                  </pic:spPr>
                </pic:pic>
              </a:graphicData>
            </a:graphic>
          </wp:inline>
        </w:drawing>
      </w:r>
    </w:p>
    <w:p w14:paraId="000001B1" w14:textId="6B7A31DF" w:rsidR="00C5037E" w:rsidRDefault="00E71261">
      <w:pPr>
        <w:spacing w:line="360" w:lineRule="auto"/>
        <w:ind w:left="-172"/>
        <w:rPr>
          <w:color w:val="000000"/>
          <w:sz w:val="28"/>
          <w:szCs w:val="28"/>
        </w:rPr>
      </w:pPr>
      <w:r>
        <w:rPr>
          <w:color w:val="000000"/>
          <w:sz w:val="28"/>
          <w:szCs w:val="28"/>
        </w:rPr>
        <w:t>Рис</w:t>
      </w:r>
      <w:r w:rsidR="00E07561">
        <w:rPr>
          <w:color w:val="000000"/>
          <w:sz w:val="28"/>
          <w:szCs w:val="28"/>
        </w:rPr>
        <w:t>унок</w:t>
      </w:r>
      <w:r>
        <w:rPr>
          <w:color w:val="000000"/>
          <w:sz w:val="28"/>
          <w:szCs w:val="28"/>
        </w:rPr>
        <w:t xml:space="preserve"> 2.1</w:t>
      </w:r>
      <w:r w:rsidR="00E07561">
        <w:rPr>
          <w:color w:val="000000"/>
          <w:sz w:val="28"/>
          <w:szCs w:val="28"/>
        </w:rPr>
        <w:t xml:space="preserve"> - </w:t>
      </w:r>
      <w:r>
        <w:rPr>
          <w:color w:val="000000"/>
          <w:sz w:val="28"/>
          <w:szCs w:val="28"/>
        </w:rPr>
        <w:t>Двумерная свертка 8 х 8 с применением ядра размером 3 x 3</w:t>
      </w:r>
    </w:p>
    <w:p w14:paraId="000001B2" w14:textId="77777777" w:rsidR="00C5037E" w:rsidRDefault="00C5037E">
      <w:pPr>
        <w:spacing w:line="360" w:lineRule="auto"/>
        <w:ind w:left="-172"/>
        <w:rPr>
          <w:b/>
          <w:color w:val="000000"/>
          <w:sz w:val="28"/>
          <w:szCs w:val="28"/>
        </w:rPr>
      </w:pPr>
    </w:p>
    <w:p w14:paraId="000001B3" w14:textId="77777777" w:rsidR="00C5037E" w:rsidRDefault="00E71261" w:rsidP="00DF3475">
      <w:pPr>
        <w:spacing w:line="360" w:lineRule="auto"/>
        <w:ind w:left="-172" w:firstLine="892"/>
        <w:jc w:val="both"/>
        <w:rPr>
          <w:color w:val="000000"/>
          <w:sz w:val="28"/>
          <w:szCs w:val="28"/>
        </w:rPr>
      </w:pPr>
      <w:r>
        <w:rPr>
          <w:color w:val="000000"/>
          <w:sz w:val="28"/>
          <w:szCs w:val="28"/>
        </w:rPr>
        <w:t>Рассмотрим пример вычисления двумерной свертки между входной матрицей Х</w:t>
      </w:r>
      <w:r>
        <w:rPr>
          <w:color w:val="000000"/>
          <w:sz w:val="28"/>
          <w:szCs w:val="28"/>
          <w:vertAlign w:val="subscript"/>
        </w:rPr>
        <w:t xml:space="preserve">3*3 </w:t>
      </w:r>
      <w:r>
        <w:rPr>
          <w:color w:val="000000"/>
          <w:sz w:val="28"/>
          <w:szCs w:val="28"/>
        </w:rPr>
        <w:t>и матрицей ядра W</w:t>
      </w:r>
      <w:r>
        <w:rPr>
          <w:color w:val="000000"/>
          <w:sz w:val="28"/>
          <w:szCs w:val="28"/>
          <w:vertAlign w:val="subscript"/>
        </w:rPr>
        <w:t>3*3</w:t>
      </w:r>
      <w:r>
        <w:rPr>
          <w:color w:val="000000"/>
          <w:sz w:val="28"/>
          <w:szCs w:val="28"/>
        </w:rPr>
        <w:t xml:space="preserve"> с дополнением р = (1, 1) и </w:t>
      </w:r>
      <w:proofErr w:type="spellStart"/>
      <w:r>
        <w:rPr>
          <w:color w:val="000000"/>
          <w:sz w:val="28"/>
          <w:szCs w:val="28"/>
        </w:rPr>
        <w:t>страйдом</w:t>
      </w:r>
      <w:proofErr w:type="spellEnd"/>
      <w:r>
        <w:rPr>
          <w:color w:val="000000"/>
          <w:sz w:val="28"/>
          <w:szCs w:val="28"/>
        </w:rPr>
        <w:t xml:space="preserve"> s = (2, 2). Исходя из имеющегося дополнения входной матрицы, чтобы получить в итоге дополненную матрицу X</w:t>
      </w:r>
      <w:r>
        <w:rPr>
          <w:color w:val="000000"/>
          <w:sz w:val="28"/>
          <w:szCs w:val="28"/>
          <w:vertAlign w:val="subscript"/>
        </w:rPr>
        <w:t>5*5</w:t>
      </w:r>
      <w:r>
        <w:rPr>
          <w:color w:val="000000"/>
          <w:sz w:val="28"/>
          <w:szCs w:val="28"/>
        </w:rPr>
        <w:t xml:space="preserve"> </w:t>
      </w:r>
      <w:r>
        <w:rPr>
          <w:color w:val="000000"/>
          <w:sz w:val="28"/>
          <w:szCs w:val="28"/>
          <w:vertAlign w:val="superscript"/>
        </w:rPr>
        <w:t>ДОП</w:t>
      </w:r>
      <w:r>
        <w:rPr>
          <w:color w:val="000000"/>
          <w:sz w:val="28"/>
          <w:szCs w:val="28"/>
        </w:rPr>
        <w:t>, к каждой стороне добавляется один слой нулей</w:t>
      </w:r>
    </w:p>
    <w:p w14:paraId="000001B4" w14:textId="77777777" w:rsidR="00C5037E" w:rsidRDefault="00E71261">
      <w:pPr>
        <w:spacing w:line="360" w:lineRule="auto"/>
        <w:ind w:left="-172"/>
        <w:rPr>
          <w:color w:val="000000"/>
          <w:sz w:val="28"/>
          <w:szCs w:val="28"/>
        </w:rPr>
      </w:pPr>
      <w:r>
        <w:rPr>
          <w:noProof/>
          <w:color w:val="000000"/>
          <w:sz w:val="28"/>
          <w:szCs w:val="28"/>
        </w:rPr>
        <w:lastRenderedPageBreak/>
        <w:drawing>
          <wp:inline distT="0" distB="0" distL="0" distR="0" wp14:anchorId="6662AA76" wp14:editId="723261A2">
            <wp:extent cx="6320869" cy="2831521"/>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l="31734" t="28237" r="31587" b="42551"/>
                    <a:stretch>
                      <a:fillRect/>
                    </a:stretch>
                  </pic:blipFill>
                  <pic:spPr>
                    <a:xfrm>
                      <a:off x="0" y="0"/>
                      <a:ext cx="6320869" cy="2831521"/>
                    </a:xfrm>
                    <a:prstGeom prst="rect">
                      <a:avLst/>
                    </a:prstGeom>
                    <a:ln/>
                  </pic:spPr>
                </pic:pic>
              </a:graphicData>
            </a:graphic>
          </wp:inline>
        </w:drawing>
      </w:r>
    </w:p>
    <w:p w14:paraId="000001B5" w14:textId="77777777" w:rsidR="00C5037E" w:rsidRDefault="00C5037E">
      <w:pPr>
        <w:spacing w:line="360" w:lineRule="auto"/>
        <w:ind w:left="-172"/>
        <w:rPr>
          <w:b/>
          <w:color w:val="000000"/>
          <w:sz w:val="28"/>
          <w:szCs w:val="28"/>
        </w:rPr>
      </w:pPr>
    </w:p>
    <w:p w14:paraId="000001B6" w14:textId="5ABEBFA0" w:rsidR="00C5037E" w:rsidRDefault="00E71261">
      <w:pPr>
        <w:spacing w:line="360" w:lineRule="auto"/>
        <w:jc w:val="center"/>
        <w:rPr>
          <w:color w:val="000000"/>
          <w:sz w:val="28"/>
          <w:szCs w:val="28"/>
        </w:rPr>
      </w:pPr>
      <w:r>
        <w:rPr>
          <w:color w:val="000000"/>
          <w:sz w:val="28"/>
          <w:szCs w:val="28"/>
        </w:rPr>
        <w:t>Рис</w:t>
      </w:r>
      <w:r w:rsidR="003A1E42">
        <w:rPr>
          <w:color w:val="000000"/>
          <w:sz w:val="28"/>
          <w:szCs w:val="28"/>
        </w:rPr>
        <w:t>унок</w:t>
      </w:r>
      <w:r>
        <w:rPr>
          <w:color w:val="000000"/>
          <w:sz w:val="28"/>
          <w:szCs w:val="28"/>
        </w:rPr>
        <w:t xml:space="preserve"> 2.2</w:t>
      </w:r>
      <w:r w:rsidR="003A1E42">
        <w:rPr>
          <w:color w:val="000000"/>
          <w:sz w:val="28"/>
          <w:szCs w:val="28"/>
        </w:rPr>
        <w:t xml:space="preserve"> -</w:t>
      </w:r>
      <w:r>
        <w:rPr>
          <w:color w:val="000000"/>
          <w:sz w:val="28"/>
          <w:szCs w:val="28"/>
        </w:rPr>
        <w:t xml:space="preserve"> Финальная матрица</w:t>
      </w:r>
    </w:p>
    <w:p w14:paraId="000001B7" w14:textId="77777777" w:rsidR="00C5037E" w:rsidRDefault="00C5037E">
      <w:pPr>
        <w:spacing w:line="360" w:lineRule="auto"/>
        <w:rPr>
          <w:color w:val="000000"/>
          <w:sz w:val="28"/>
          <w:szCs w:val="28"/>
        </w:rPr>
      </w:pPr>
    </w:p>
    <w:p w14:paraId="000001B8" w14:textId="77777777" w:rsidR="00C5037E" w:rsidRDefault="00E71261" w:rsidP="00DF3475">
      <w:pPr>
        <w:spacing w:line="360" w:lineRule="auto"/>
        <w:ind w:left="-172" w:firstLine="880"/>
        <w:jc w:val="both"/>
        <w:rPr>
          <w:color w:val="000000"/>
          <w:sz w:val="28"/>
          <w:szCs w:val="28"/>
        </w:rPr>
      </w:pPr>
      <w:r>
        <w:rPr>
          <w:color w:val="000000"/>
          <w:sz w:val="28"/>
          <w:szCs w:val="28"/>
        </w:rPr>
        <w:t>Реализация двумерной свертки в соответствии с описанным алгоритмом.</w:t>
      </w:r>
    </w:p>
    <w:p w14:paraId="000001B9" w14:textId="77777777" w:rsidR="00C5037E" w:rsidRDefault="00E71261" w:rsidP="00DF3475">
      <w:pPr>
        <w:spacing w:line="360" w:lineRule="auto"/>
        <w:ind w:left="-172"/>
        <w:jc w:val="both"/>
        <w:rPr>
          <w:color w:val="000000"/>
          <w:sz w:val="28"/>
          <w:szCs w:val="28"/>
        </w:rPr>
      </w:pPr>
      <w:r>
        <w:rPr>
          <w:color w:val="000000"/>
          <w:sz w:val="28"/>
          <w:szCs w:val="28"/>
        </w:rPr>
        <w:t xml:space="preserve">Пакет </w:t>
      </w:r>
      <w:proofErr w:type="spellStart"/>
      <w:proofErr w:type="gramStart"/>
      <w:r>
        <w:rPr>
          <w:color w:val="000000"/>
          <w:sz w:val="28"/>
          <w:szCs w:val="28"/>
        </w:rPr>
        <w:t>scipy.signal</w:t>
      </w:r>
      <w:proofErr w:type="spellEnd"/>
      <w:proofErr w:type="gramEnd"/>
      <w:r>
        <w:rPr>
          <w:color w:val="000000"/>
          <w:sz w:val="28"/>
          <w:szCs w:val="28"/>
        </w:rPr>
        <w:t xml:space="preserve"> предлагает способ вычисления двумерной свертки</w:t>
      </w:r>
    </w:p>
    <w:p w14:paraId="000001BA" w14:textId="77777777" w:rsidR="00C5037E" w:rsidRDefault="00E71261" w:rsidP="00DF3475">
      <w:pPr>
        <w:spacing w:line="360" w:lineRule="auto"/>
        <w:ind w:left="-172"/>
        <w:jc w:val="both"/>
        <w:rPr>
          <w:color w:val="000000"/>
          <w:sz w:val="28"/>
          <w:szCs w:val="28"/>
        </w:rPr>
      </w:pPr>
      <w:r>
        <w:rPr>
          <w:color w:val="000000"/>
          <w:sz w:val="28"/>
          <w:szCs w:val="28"/>
        </w:rPr>
        <w:t xml:space="preserve">через функцию </w:t>
      </w:r>
      <w:proofErr w:type="gramStart"/>
      <w:r>
        <w:rPr>
          <w:color w:val="000000"/>
          <w:sz w:val="28"/>
          <w:szCs w:val="28"/>
        </w:rPr>
        <w:t>scipy.signal</w:t>
      </w:r>
      <w:proofErr w:type="gramEnd"/>
      <w:r>
        <w:rPr>
          <w:color w:val="000000"/>
          <w:sz w:val="28"/>
          <w:szCs w:val="28"/>
        </w:rPr>
        <w:t>.convolve2d:</w:t>
      </w:r>
    </w:p>
    <w:p w14:paraId="000001BB" w14:textId="77777777" w:rsidR="00C5037E" w:rsidRDefault="00C5037E">
      <w:pPr>
        <w:spacing w:line="360" w:lineRule="auto"/>
        <w:rPr>
          <w:color w:val="000000"/>
          <w:sz w:val="28"/>
          <w:szCs w:val="28"/>
        </w:rPr>
      </w:pPr>
    </w:p>
    <w:p w14:paraId="000001BC"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numpy</w:t>
      </w:r>
      <w:proofErr w:type="spellEnd"/>
      <w:r w:rsidRPr="00C1337C">
        <w:rPr>
          <w:color w:val="000000"/>
          <w:sz w:val="28"/>
          <w:szCs w:val="28"/>
          <w:highlight w:val="white"/>
          <w:lang w:val="en-US"/>
        </w:rPr>
        <w:t xml:space="preserve"> </w:t>
      </w:r>
      <w:r w:rsidRPr="00C1337C">
        <w:rPr>
          <w:b/>
          <w:color w:val="000000"/>
          <w:sz w:val="28"/>
          <w:szCs w:val="28"/>
          <w:highlight w:val="white"/>
          <w:lang w:val="en-US"/>
        </w:rPr>
        <w:t>as</w:t>
      </w:r>
      <w:r w:rsidRPr="00C1337C">
        <w:rPr>
          <w:color w:val="000000"/>
          <w:sz w:val="28"/>
          <w:szCs w:val="28"/>
          <w:highlight w:val="white"/>
          <w:lang w:val="en-US"/>
        </w:rPr>
        <w:t xml:space="preserve"> np</w:t>
      </w:r>
    </w:p>
    <w:p w14:paraId="000001BD"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scipy</w:t>
      </w:r>
      <w:r w:rsidRPr="00C1337C">
        <w:rPr>
          <w:b/>
          <w:color w:val="000000"/>
          <w:sz w:val="28"/>
          <w:szCs w:val="28"/>
          <w:highlight w:val="white"/>
          <w:lang w:val="en-US"/>
        </w:rPr>
        <w:t>.</w:t>
      </w:r>
      <w:r w:rsidRPr="00C1337C">
        <w:rPr>
          <w:color w:val="000000"/>
          <w:sz w:val="28"/>
          <w:szCs w:val="28"/>
          <w:highlight w:val="white"/>
          <w:lang w:val="en-US"/>
        </w:rPr>
        <w:t>signal</w:t>
      </w:r>
      <w:proofErr w:type="spellEnd"/>
      <w:proofErr w:type="gramEnd"/>
    </w:p>
    <w:p w14:paraId="000001BE" w14:textId="77777777" w:rsidR="00C5037E" w:rsidRPr="00C1337C" w:rsidRDefault="00C5037E"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1BF"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cvl2</w:t>
      </w:r>
      <w:proofErr w:type="gramStart"/>
      <w:r w:rsidRPr="00C1337C">
        <w:rPr>
          <w:color w:val="000000"/>
          <w:sz w:val="28"/>
          <w:szCs w:val="28"/>
          <w:highlight w:val="white"/>
          <w:lang w:val="en-US"/>
        </w:rPr>
        <w:t>d</w:t>
      </w:r>
      <w:r w:rsidRPr="00C1337C">
        <w:rPr>
          <w:b/>
          <w:color w:val="000000"/>
          <w:sz w:val="28"/>
          <w:szCs w:val="28"/>
          <w:highlight w:val="white"/>
          <w:lang w:val="en-US"/>
        </w:rPr>
        <w:t>(</w:t>
      </w:r>
      <w:proofErr w:type="gramEnd"/>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 xml:space="preserve"> W</w:t>
      </w:r>
      <w:r w:rsidRPr="00C1337C">
        <w:rPr>
          <w:b/>
          <w:color w:val="000000"/>
          <w:sz w:val="28"/>
          <w:szCs w:val="28"/>
          <w:highlight w:val="white"/>
          <w:lang w:val="en-US"/>
        </w:rPr>
        <w:t>,</w:t>
      </w:r>
      <w:r w:rsidRPr="00C1337C">
        <w:rPr>
          <w:color w:val="000000"/>
          <w:sz w:val="28"/>
          <w:szCs w:val="28"/>
          <w:highlight w:val="white"/>
          <w:lang w:val="en-US"/>
        </w:rPr>
        <w:t xml:space="preserve"> </w:t>
      </w:r>
      <w:r>
        <w:rPr>
          <w:color w:val="000000"/>
          <w:sz w:val="28"/>
          <w:szCs w:val="28"/>
          <w:highlight w:val="white"/>
        </w:rPr>
        <w:t>р</w:t>
      </w:r>
      <w:r w:rsidRPr="00C1337C">
        <w:rPr>
          <w:b/>
          <w:color w:val="000000"/>
          <w:sz w:val="28"/>
          <w:szCs w:val="28"/>
          <w:highlight w:val="white"/>
          <w:lang w:val="en-US"/>
        </w:rPr>
        <w:t>=(</w:t>
      </w:r>
      <w:r>
        <w:rPr>
          <w:color w:val="000000"/>
          <w:sz w:val="28"/>
          <w:szCs w:val="28"/>
          <w:highlight w:val="white"/>
        </w:rPr>
        <w:t>О</w:t>
      </w:r>
      <w:r w:rsidRPr="00C1337C">
        <w:rPr>
          <w:b/>
          <w:color w:val="000000"/>
          <w:sz w:val="28"/>
          <w:szCs w:val="28"/>
          <w:highlight w:val="white"/>
          <w:lang w:val="en-US"/>
        </w:rPr>
        <w:t>,</w:t>
      </w:r>
      <w:r w:rsidRPr="00C1337C">
        <w:rPr>
          <w:color w:val="000000"/>
          <w:sz w:val="28"/>
          <w:szCs w:val="28"/>
          <w:highlight w:val="white"/>
          <w:lang w:val="en-US"/>
        </w:rPr>
        <w:t xml:space="preserve"> 0</w:t>
      </w:r>
      <w:r w:rsidRPr="00C1337C">
        <w:rPr>
          <w:b/>
          <w:color w:val="000000"/>
          <w:sz w:val="28"/>
          <w:szCs w:val="28"/>
          <w:highlight w:val="white"/>
          <w:lang w:val="en-US"/>
        </w:rPr>
        <w:t>),</w:t>
      </w:r>
      <w:r w:rsidRPr="00C1337C">
        <w:rPr>
          <w:color w:val="000000"/>
          <w:sz w:val="28"/>
          <w:szCs w:val="28"/>
          <w:highlight w:val="white"/>
          <w:lang w:val="en-US"/>
        </w:rPr>
        <w:t xml:space="preserve"> s</w:t>
      </w:r>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p>
    <w:p w14:paraId="000001C0"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W_rot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array</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p>
    <w:p w14:paraId="000001C1"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X_orig</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array</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p>
    <w:p w14:paraId="000001C2"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nl</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X_</w:t>
      </w:r>
      <w:proofErr w:type="gramStart"/>
      <w:r w:rsidRPr="00C1337C">
        <w:rPr>
          <w:color w:val="000000"/>
          <w:sz w:val="28"/>
          <w:szCs w:val="28"/>
          <w:highlight w:val="white"/>
          <w:lang w:val="en-US"/>
        </w:rPr>
        <w:t>orig</w:t>
      </w:r>
      <w:r w:rsidRPr="00C1337C">
        <w:rPr>
          <w:b/>
          <w:color w:val="000000"/>
          <w:sz w:val="28"/>
          <w:szCs w:val="28"/>
          <w:highlight w:val="white"/>
          <w:lang w:val="en-US"/>
        </w:rPr>
        <w:t>.</w:t>
      </w:r>
      <w:r w:rsidRPr="00C1337C">
        <w:rPr>
          <w:color w:val="000000"/>
          <w:sz w:val="28"/>
          <w:szCs w:val="28"/>
          <w:highlight w:val="white"/>
          <w:lang w:val="en-US"/>
        </w:rPr>
        <w:t>shape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O</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Pr>
          <w:color w:val="000000"/>
          <w:sz w:val="28"/>
          <w:szCs w:val="28"/>
          <w:highlight w:val="white"/>
        </w:rPr>
        <w:t>р</w:t>
      </w:r>
      <w:r w:rsidRPr="00C1337C">
        <w:rPr>
          <w:b/>
          <w:color w:val="000000"/>
          <w:sz w:val="28"/>
          <w:szCs w:val="28"/>
          <w:highlight w:val="white"/>
          <w:lang w:val="en-US"/>
        </w:rPr>
        <w:t>[</w:t>
      </w:r>
      <w:r>
        <w:rPr>
          <w:color w:val="000000"/>
          <w:sz w:val="28"/>
          <w:szCs w:val="28"/>
          <w:highlight w:val="white"/>
        </w:rPr>
        <w:t>О</w:t>
      </w:r>
      <w:r w:rsidRPr="00C1337C">
        <w:rPr>
          <w:b/>
          <w:color w:val="000000"/>
          <w:sz w:val="28"/>
          <w:szCs w:val="28"/>
          <w:highlight w:val="white"/>
          <w:lang w:val="en-US"/>
        </w:rPr>
        <w:t>]</w:t>
      </w:r>
    </w:p>
    <w:p w14:paraId="000001C3"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n2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x_</w:t>
      </w:r>
      <w:proofErr w:type="gramStart"/>
      <w:r w:rsidRPr="00C1337C">
        <w:rPr>
          <w:color w:val="000000"/>
          <w:sz w:val="28"/>
          <w:szCs w:val="28"/>
          <w:highlight w:val="white"/>
          <w:lang w:val="en-US"/>
        </w:rPr>
        <w:t>orig</w:t>
      </w:r>
      <w:r w:rsidRPr="00C1337C">
        <w:rPr>
          <w:b/>
          <w:color w:val="000000"/>
          <w:sz w:val="28"/>
          <w:szCs w:val="28"/>
          <w:highlight w:val="white"/>
          <w:lang w:val="en-US"/>
        </w:rPr>
        <w:t>.</w:t>
      </w:r>
      <w:r w:rsidRPr="00C1337C">
        <w:rPr>
          <w:color w:val="000000"/>
          <w:sz w:val="28"/>
          <w:szCs w:val="28"/>
          <w:highlight w:val="white"/>
          <w:lang w:val="en-US"/>
        </w:rPr>
        <w:t>shape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p</w:t>
      </w:r>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p>
    <w:p w14:paraId="000001C4"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Pr>
          <w:color w:val="000000"/>
          <w:sz w:val="28"/>
          <w:szCs w:val="28"/>
          <w:highlight w:val="white"/>
        </w:rPr>
        <w:t>Х</w:t>
      </w:r>
      <w:r w:rsidRPr="00C1337C">
        <w:rPr>
          <w:color w:val="000000"/>
          <w:sz w:val="28"/>
          <w:szCs w:val="28"/>
          <w:highlight w:val="white"/>
          <w:lang w:val="en-US"/>
        </w:rPr>
        <w:t xml:space="preserve"> padded </w:t>
      </w:r>
      <w:r w:rsidRPr="00C1337C">
        <w:rPr>
          <w:b/>
          <w:color w:val="000000"/>
          <w:sz w:val="28"/>
          <w:szCs w:val="28"/>
          <w:highlight w:val="white"/>
          <w:lang w:val="en-US"/>
        </w:rPr>
        <w:t>=</w:t>
      </w:r>
      <w:r w:rsidRPr="00C1337C">
        <w:rPr>
          <w:color w:val="000000"/>
          <w:sz w:val="28"/>
          <w:szCs w:val="28"/>
          <w:highlight w:val="white"/>
          <w:lang w:val="en-US"/>
        </w:rPr>
        <w:t xml:space="preserve"> np</w:t>
      </w:r>
      <w:r w:rsidRPr="00C1337C">
        <w:rPr>
          <w:b/>
          <w:color w:val="000000"/>
          <w:sz w:val="28"/>
          <w:szCs w:val="28"/>
          <w:highlight w:val="white"/>
          <w:lang w:val="en-US"/>
        </w:rPr>
        <w:t>.</w:t>
      </w:r>
      <w:r w:rsidRPr="00C1337C">
        <w:rPr>
          <w:color w:val="000000"/>
          <w:sz w:val="28"/>
          <w:szCs w:val="28"/>
          <w:highlight w:val="white"/>
          <w:lang w:val="en-US"/>
        </w:rPr>
        <w:t xml:space="preserve"> zeros </w:t>
      </w:r>
      <w:proofErr w:type="gramStart"/>
      <w:r w:rsidRPr="00C1337C">
        <w:rPr>
          <w:b/>
          <w:color w:val="000000"/>
          <w:sz w:val="28"/>
          <w:szCs w:val="28"/>
          <w:highlight w:val="white"/>
          <w:lang w:val="en-US"/>
        </w:rPr>
        <w:t>(</w:t>
      </w:r>
      <w:r w:rsidRPr="00C1337C">
        <w:rPr>
          <w:color w:val="000000"/>
          <w:sz w:val="28"/>
          <w:szCs w:val="28"/>
          <w:highlight w:val="white"/>
          <w:lang w:val="en-US"/>
        </w:rPr>
        <w:t xml:space="preserve"> shape</w:t>
      </w:r>
      <w:proofErr w:type="gram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nl</w:t>
      </w:r>
      <w:proofErr w:type="spellEnd"/>
      <w:r w:rsidRPr="00C1337C">
        <w:rPr>
          <w:b/>
          <w:color w:val="000000"/>
          <w:sz w:val="28"/>
          <w:szCs w:val="28"/>
          <w:highlight w:val="white"/>
          <w:lang w:val="en-US"/>
        </w:rPr>
        <w:t>,</w:t>
      </w:r>
      <w:r w:rsidRPr="00C1337C">
        <w:rPr>
          <w:color w:val="000000"/>
          <w:sz w:val="28"/>
          <w:szCs w:val="28"/>
          <w:highlight w:val="white"/>
          <w:lang w:val="en-US"/>
        </w:rPr>
        <w:t xml:space="preserve"> n2</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1C5"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X_padded</w:t>
      </w:r>
      <w:proofErr w:type="spellEnd"/>
      <w:r w:rsidRPr="00C1337C">
        <w:rPr>
          <w:b/>
          <w:color w:val="000000"/>
          <w:sz w:val="28"/>
          <w:szCs w:val="28"/>
          <w:highlight w:val="white"/>
          <w:lang w:val="en-US"/>
        </w:rPr>
        <w:t>[</w:t>
      </w:r>
      <w:r w:rsidRPr="00C1337C">
        <w:rPr>
          <w:color w:val="000000"/>
          <w:sz w:val="28"/>
          <w:szCs w:val="28"/>
          <w:highlight w:val="white"/>
          <w:lang w:val="en-US"/>
        </w:rPr>
        <w:t>p</w:t>
      </w:r>
      <w:r w:rsidRPr="00C1337C">
        <w:rPr>
          <w:b/>
          <w:color w:val="000000"/>
          <w:sz w:val="28"/>
          <w:szCs w:val="28"/>
          <w:highlight w:val="white"/>
          <w:lang w:val="en-US"/>
        </w:rPr>
        <w:t>[</w:t>
      </w:r>
      <w:r w:rsidRPr="00C1337C">
        <w:rPr>
          <w:color w:val="000000"/>
          <w:sz w:val="28"/>
          <w:szCs w:val="28"/>
          <w:highlight w:val="white"/>
          <w:lang w:val="en-US"/>
        </w:rPr>
        <w:t>O</w:t>
      </w:r>
      <w:proofErr w:type="gramStart"/>
      <w:r w:rsidRPr="00C1337C">
        <w:rPr>
          <w:b/>
          <w:color w:val="000000"/>
          <w:sz w:val="28"/>
          <w:szCs w:val="28"/>
          <w:highlight w:val="white"/>
          <w:lang w:val="en-US"/>
        </w:rPr>
        <w:t>]:</w:t>
      </w:r>
      <w:r w:rsidRPr="00C1337C">
        <w:rPr>
          <w:color w:val="000000"/>
          <w:sz w:val="28"/>
          <w:szCs w:val="28"/>
          <w:highlight w:val="white"/>
          <w:lang w:val="en-US"/>
        </w:rPr>
        <w:t>p</w:t>
      </w:r>
      <w:proofErr w:type="gramEnd"/>
      <w:r w:rsidRPr="00C1337C">
        <w:rPr>
          <w:b/>
          <w:color w:val="000000"/>
          <w:sz w:val="28"/>
          <w:szCs w:val="28"/>
          <w:highlight w:val="white"/>
          <w:lang w:val="en-US"/>
        </w:rPr>
        <w:t>[</w:t>
      </w:r>
      <w:r w:rsidRPr="00C1337C">
        <w:rPr>
          <w:color w:val="000000"/>
          <w:sz w:val="28"/>
          <w:szCs w:val="28"/>
          <w:highlight w:val="white"/>
          <w:lang w:val="en-US"/>
        </w:rPr>
        <w:t>O</w:t>
      </w:r>
      <w:r w:rsidRPr="00C1337C">
        <w:rPr>
          <w:b/>
          <w:color w:val="000000"/>
          <w:sz w:val="28"/>
          <w:szCs w:val="28"/>
          <w:highlight w:val="white"/>
          <w:lang w:val="en-US"/>
        </w:rPr>
        <w:t>]+</w:t>
      </w:r>
      <w:proofErr w:type="spellStart"/>
      <w:r w:rsidRPr="00C1337C">
        <w:rPr>
          <w:color w:val="000000"/>
          <w:sz w:val="28"/>
          <w:szCs w:val="28"/>
          <w:highlight w:val="white"/>
          <w:lang w:val="en-US"/>
        </w:rPr>
        <w:t>X_orig</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r w:rsidRPr="00C1337C">
        <w:rPr>
          <w:color w:val="000000"/>
          <w:sz w:val="28"/>
          <w:szCs w:val="28"/>
          <w:highlight w:val="white"/>
          <w:lang w:val="en-US"/>
        </w:rPr>
        <w:t>O</w:t>
      </w:r>
      <w:r w:rsidRPr="00C1337C">
        <w:rPr>
          <w:b/>
          <w:color w:val="000000"/>
          <w:sz w:val="28"/>
          <w:szCs w:val="28"/>
          <w:highlight w:val="white"/>
          <w:lang w:val="en-US"/>
        </w:rPr>
        <w:t>],</w:t>
      </w:r>
    </w:p>
    <w:p w14:paraId="000001C6"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p</w:t>
      </w:r>
      <w:r w:rsidRPr="00C1337C">
        <w:rPr>
          <w:b/>
          <w:color w:val="000000"/>
          <w:sz w:val="28"/>
          <w:szCs w:val="28"/>
          <w:highlight w:val="white"/>
          <w:lang w:val="en-US"/>
        </w:rPr>
        <w:t>[</w:t>
      </w:r>
      <w:r w:rsidRPr="00C1337C">
        <w:rPr>
          <w:color w:val="000000"/>
          <w:sz w:val="28"/>
          <w:szCs w:val="28"/>
          <w:highlight w:val="white"/>
          <w:lang w:val="en-US"/>
        </w:rPr>
        <w:t>l</w:t>
      </w:r>
      <w:proofErr w:type="gramStart"/>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p</w:t>
      </w:r>
      <w:proofErr w:type="gramEnd"/>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proofErr w:type="spellStart"/>
      <w:r w:rsidRPr="00C1337C">
        <w:rPr>
          <w:color w:val="000000"/>
          <w:sz w:val="28"/>
          <w:szCs w:val="28"/>
          <w:highlight w:val="white"/>
          <w:lang w:val="en-US"/>
        </w:rPr>
        <w:t>X_orig</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X_orig</w:t>
      </w:r>
      <w:proofErr w:type="spellEnd"/>
    </w:p>
    <w:p w14:paraId="000001C7"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res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1C8"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for</w:t>
      </w:r>
      <w:r w:rsidRPr="00C1337C">
        <w:rPr>
          <w:color w:val="000000"/>
          <w:sz w:val="28"/>
          <w:szCs w:val="28"/>
          <w:highlight w:val="white"/>
          <w:lang w:val="en-US"/>
        </w:rPr>
        <w:t xml:space="preserve"> </w:t>
      </w:r>
      <w:proofErr w:type="spellStart"/>
      <w:r w:rsidRPr="00C1337C">
        <w:rPr>
          <w:color w:val="000000"/>
          <w:sz w:val="28"/>
          <w:szCs w:val="28"/>
          <w:highlight w:val="white"/>
          <w:lang w:val="en-US"/>
        </w:rPr>
        <w:t>i</w:t>
      </w:r>
      <w:proofErr w:type="spellEnd"/>
      <w:r w:rsidRPr="00C1337C">
        <w:rPr>
          <w:color w:val="000000"/>
          <w:sz w:val="28"/>
          <w:szCs w:val="28"/>
          <w:highlight w:val="white"/>
          <w:lang w:val="en-US"/>
        </w:rPr>
        <w:t xml:space="preserve"> </w:t>
      </w:r>
      <w:r w:rsidRPr="00C1337C">
        <w:rPr>
          <w:b/>
          <w:color w:val="000000"/>
          <w:sz w:val="28"/>
          <w:szCs w:val="28"/>
          <w:highlight w:val="white"/>
          <w:lang w:val="en-US"/>
        </w:rPr>
        <w:t>in</w:t>
      </w:r>
      <w:r w:rsidRPr="00C1337C">
        <w:rPr>
          <w:color w:val="000000"/>
          <w:sz w:val="28"/>
          <w:szCs w:val="28"/>
          <w:highlight w:val="white"/>
          <w:lang w:val="en-US"/>
        </w:rPr>
        <w:t xml:space="preserve"> </w:t>
      </w:r>
      <w:proofErr w:type="gramStart"/>
      <w:r w:rsidRPr="00C1337C">
        <w:rPr>
          <w:b/>
          <w:color w:val="000000"/>
          <w:sz w:val="28"/>
          <w:szCs w:val="28"/>
          <w:highlight w:val="white"/>
          <w:lang w:val="en-US"/>
        </w:rPr>
        <w:t>range(</w:t>
      </w:r>
      <w:proofErr w:type="gramEnd"/>
      <w:r w:rsidRPr="00C1337C">
        <w:rPr>
          <w:color w:val="000000"/>
          <w:sz w:val="28"/>
          <w:szCs w:val="28"/>
          <w:highlight w:val="white"/>
          <w:lang w:val="en-US"/>
        </w:rPr>
        <w:t>O</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int(</w:t>
      </w:r>
      <w:r w:rsidRPr="00C1337C">
        <w:rPr>
          <w:color w:val="000000"/>
          <w:sz w:val="28"/>
          <w:szCs w:val="28"/>
          <w:highlight w:val="white"/>
          <w:lang w:val="en-US"/>
        </w:rPr>
        <w:t xml:space="preserve"> </w:t>
      </w:r>
      <w:r w:rsidRPr="00C1337C">
        <w:rPr>
          <w:b/>
          <w:color w:val="000000"/>
          <w:sz w:val="28"/>
          <w:szCs w:val="28"/>
          <w:highlight w:val="white"/>
          <w:lang w:val="en-US"/>
        </w:rPr>
        <w:t>(</w:t>
      </w:r>
      <w:proofErr w:type="spellStart"/>
      <w:r w:rsidRPr="00C1337C">
        <w:rPr>
          <w:color w:val="000000"/>
          <w:sz w:val="28"/>
          <w:szCs w:val="28"/>
          <w:highlight w:val="white"/>
          <w:lang w:val="en-US"/>
        </w:rPr>
        <w:t>X_padded</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r w:rsidRPr="00C1337C">
        <w:rPr>
          <w:color w:val="000000"/>
          <w:sz w:val="28"/>
          <w:szCs w:val="28"/>
          <w:highlight w:val="white"/>
          <w:lang w:val="en-US"/>
        </w:rPr>
        <w:t>O</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
    <w:p w14:paraId="000001C9"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                        W _ </w:t>
      </w:r>
      <w:proofErr w:type="gramStart"/>
      <w:r w:rsidRPr="00C1337C">
        <w:rPr>
          <w:color w:val="000000"/>
          <w:sz w:val="28"/>
          <w:szCs w:val="28"/>
          <w:highlight w:val="white"/>
          <w:lang w:val="en-US"/>
        </w:rPr>
        <w:t xml:space="preserve">rot </w:t>
      </w:r>
      <w:r w:rsidRPr="00C1337C">
        <w:rPr>
          <w:b/>
          <w:color w:val="000000"/>
          <w:sz w:val="28"/>
          <w:szCs w:val="28"/>
          <w:highlight w:val="white"/>
          <w:lang w:val="en-US"/>
        </w:rPr>
        <w:t>.</w:t>
      </w:r>
      <w:proofErr w:type="gramEnd"/>
      <w:r w:rsidRPr="00C1337C">
        <w:rPr>
          <w:color w:val="000000"/>
          <w:sz w:val="28"/>
          <w:szCs w:val="28"/>
          <w:highlight w:val="white"/>
          <w:lang w:val="en-US"/>
        </w:rPr>
        <w:t xml:space="preserve"> shape </w:t>
      </w:r>
      <w:r w:rsidRPr="00C1337C">
        <w:rPr>
          <w:b/>
          <w:color w:val="000000"/>
          <w:sz w:val="28"/>
          <w:szCs w:val="28"/>
          <w:highlight w:val="white"/>
          <w:lang w:val="en-US"/>
        </w:rPr>
        <w:t>[</w:t>
      </w:r>
      <w:r>
        <w:rPr>
          <w:color w:val="000000"/>
          <w:sz w:val="28"/>
          <w:szCs w:val="28"/>
          <w:highlight w:val="white"/>
        </w:rPr>
        <w:t>О</w:t>
      </w:r>
      <w:proofErr w:type="gramStart"/>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roofErr w:type="gram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s </w:t>
      </w:r>
      <w:r w:rsidRPr="00C1337C">
        <w:rPr>
          <w:b/>
          <w:color w:val="000000"/>
          <w:sz w:val="28"/>
          <w:szCs w:val="28"/>
          <w:highlight w:val="white"/>
          <w:lang w:val="en-US"/>
        </w:rPr>
        <w:t>[</w:t>
      </w:r>
      <w:r>
        <w:rPr>
          <w:color w:val="000000"/>
          <w:sz w:val="28"/>
          <w:szCs w:val="28"/>
          <w:highlight w:val="white"/>
        </w:rPr>
        <w:t>О</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r w:rsidRPr="00C1337C">
        <w:rPr>
          <w:color w:val="000000"/>
          <w:sz w:val="28"/>
          <w:szCs w:val="28"/>
          <w:highlight w:val="white"/>
          <w:lang w:val="en-US"/>
        </w:rPr>
        <w:t xml:space="preserve"> s </w:t>
      </w:r>
      <w:r w:rsidRPr="00C1337C">
        <w:rPr>
          <w:b/>
          <w:color w:val="000000"/>
          <w:sz w:val="28"/>
          <w:szCs w:val="28"/>
          <w:highlight w:val="white"/>
          <w:lang w:val="en-US"/>
        </w:rPr>
        <w:t>[</w:t>
      </w:r>
      <w:r>
        <w:rPr>
          <w:color w:val="000000"/>
          <w:sz w:val="28"/>
          <w:szCs w:val="28"/>
          <w:highlight w:val="white"/>
        </w:rPr>
        <w:t>О</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1CA"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res</w:t>
      </w:r>
      <w:r w:rsidRPr="00C1337C">
        <w:rPr>
          <w:b/>
          <w:color w:val="000000"/>
          <w:sz w:val="28"/>
          <w:szCs w:val="28"/>
          <w:highlight w:val="white"/>
          <w:lang w:val="en-US"/>
        </w:rPr>
        <w:t>.</w:t>
      </w:r>
      <w:r w:rsidRPr="00C1337C">
        <w:rPr>
          <w:color w:val="000000"/>
          <w:sz w:val="28"/>
          <w:szCs w:val="28"/>
          <w:highlight w:val="white"/>
          <w:lang w:val="en-US"/>
        </w:rPr>
        <w:t>append</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1CB"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for</w:t>
      </w:r>
      <w:r w:rsidRPr="00C1337C">
        <w:rPr>
          <w:color w:val="000000"/>
          <w:sz w:val="28"/>
          <w:szCs w:val="28"/>
          <w:highlight w:val="white"/>
          <w:lang w:val="en-US"/>
        </w:rPr>
        <w:t xml:space="preserve"> j </w:t>
      </w:r>
      <w:r w:rsidRPr="00C1337C">
        <w:rPr>
          <w:b/>
          <w:color w:val="000000"/>
          <w:sz w:val="28"/>
          <w:szCs w:val="28"/>
          <w:highlight w:val="white"/>
          <w:lang w:val="en-US"/>
        </w:rPr>
        <w:t>in</w:t>
      </w:r>
      <w:r w:rsidRPr="00C1337C">
        <w:rPr>
          <w:color w:val="000000"/>
          <w:sz w:val="28"/>
          <w:szCs w:val="28"/>
          <w:highlight w:val="white"/>
          <w:lang w:val="en-US"/>
        </w:rPr>
        <w:t xml:space="preserve"> </w:t>
      </w:r>
      <w:proofErr w:type="gramStart"/>
      <w:r w:rsidRPr="00C1337C">
        <w:rPr>
          <w:b/>
          <w:color w:val="000000"/>
          <w:sz w:val="28"/>
          <w:szCs w:val="28"/>
          <w:highlight w:val="white"/>
          <w:lang w:val="en-US"/>
        </w:rPr>
        <w:t>range(</w:t>
      </w:r>
      <w:proofErr w:type="gramEnd"/>
      <w:r w:rsidRPr="00C1337C">
        <w:rPr>
          <w:color w:val="000000"/>
          <w:sz w:val="28"/>
          <w:szCs w:val="28"/>
          <w:highlight w:val="white"/>
          <w:lang w:val="en-US"/>
        </w:rPr>
        <w:t>O</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int(</w:t>
      </w:r>
      <w:r w:rsidRPr="00C1337C">
        <w:rPr>
          <w:color w:val="000000"/>
          <w:sz w:val="28"/>
          <w:szCs w:val="28"/>
          <w:highlight w:val="white"/>
          <w:lang w:val="en-US"/>
        </w:rPr>
        <w:t xml:space="preserve"> </w:t>
      </w:r>
      <w:r w:rsidRPr="00C1337C">
        <w:rPr>
          <w:b/>
          <w:color w:val="000000"/>
          <w:sz w:val="28"/>
          <w:szCs w:val="28"/>
          <w:highlight w:val="white"/>
          <w:lang w:val="en-US"/>
        </w:rPr>
        <w:t>(</w:t>
      </w:r>
      <w:proofErr w:type="spellStart"/>
      <w:r w:rsidRPr="00C1337C">
        <w:rPr>
          <w:color w:val="000000"/>
          <w:sz w:val="28"/>
          <w:szCs w:val="28"/>
          <w:highlight w:val="white"/>
          <w:lang w:val="en-US"/>
        </w:rPr>
        <w:t>X_padded</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
    <w:p w14:paraId="000001CC"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 _ rot</w:t>
      </w:r>
      <w:r w:rsidRPr="00C1337C">
        <w:rPr>
          <w:b/>
          <w:color w:val="000000"/>
          <w:sz w:val="28"/>
          <w:szCs w:val="28"/>
          <w:highlight w:val="white"/>
          <w:lang w:val="en-US"/>
        </w:rPr>
        <w:t>.</w:t>
      </w:r>
      <w:r w:rsidRPr="00C1337C">
        <w:rPr>
          <w:color w:val="000000"/>
          <w:sz w:val="28"/>
          <w:szCs w:val="28"/>
          <w:highlight w:val="white"/>
          <w:lang w:val="en-US"/>
        </w:rPr>
        <w:t xml:space="preserve"> shape </w:t>
      </w:r>
      <w:r w:rsidRPr="00C1337C">
        <w:rPr>
          <w:b/>
          <w:color w:val="000000"/>
          <w:sz w:val="28"/>
          <w:szCs w:val="28"/>
          <w:highlight w:val="white"/>
          <w:lang w:val="en-US"/>
        </w:rPr>
        <w:t>[</w:t>
      </w:r>
      <w:r w:rsidRPr="00C1337C">
        <w:rPr>
          <w:color w:val="000000"/>
          <w:sz w:val="28"/>
          <w:szCs w:val="28"/>
          <w:highlight w:val="white"/>
          <w:lang w:val="en-US"/>
        </w:rPr>
        <w:t xml:space="preserve"> 1</w:t>
      </w:r>
      <w:proofErr w:type="gramStart"/>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roofErr w:type="gram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s </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r w:rsidRPr="00C1337C">
        <w:rPr>
          <w:color w:val="000000"/>
          <w:sz w:val="28"/>
          <w:szCs w:val="28"/>
          <w:highlight w:val="white"/>
          <w:lang w:val="en-US"/>
        </w:rPr>
        <w:t xml:space="preserve"> s </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1CD"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X_sub</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X_padded</w:t>
      </w:r>
      <w:proofErr w:type="spellEnd"/>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i</w:t>
      </w:r>
      <w:r w:rsidRPr="00C1337C">
        <w:rPr>
          <w:b/>
          <w:color w:val="000000"/>
          <w:sz w:val="28"/>
          <w:szCs w:val="28"/>
          <w:highlight w:val="white"/>
          <w:lang w:val="en-US"/>
        </w:rPr>
        <w:t>:</w:t>
      </w:r>
      <w:r w:rsidRPr="00C1337C">
        <w:rPr>
          <w:color w:val="000000"/>
          <w:sz w:val="28"/>
          <w:szCs w:val="28"/>
          <w:highlight w:val="white"/>
          <w:lang w:val="en-US"/>
        </w:rPr>
        <w:t>i</w:t>
      </w:r>
      <w:proofErr w:type="gramEnd"/>
      <w:r w:rsidRPr="00C1337C">
        <w:rPr>
          <w:b/>
          <w:color w:val="000000"/>
          <w:sz w:val="28"/>
          <w:szCs w:val="28"/>
          <w:highlight w:val="white"/>
          <w:lang w:val="en-US"/>
        </w:rPr>
        <w:t>+</w:t>
      </w:r>
      <w:r w:rsidRPr="00C1337C">
        <w:rPr>
          <w:color w:val="000000"/>
          <w:sz w:val="28"/>
          <w:szCs w:val="28"/>
          <w:highlight w:val="white"/>
          <w:lang w:val="en-US"/>
        </w:rPr>
        <w:t>W_rot</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r w:rsidRPr="00C1337C">
        <w:rPr>
          <w:color w:val="000000"/>
          <w:sz w:val="28"/>
          <w:szCs w:val="28"/>
          <w:highlight w:val="white"/>
          <w:lang w:val="en-US"/>
        </w:rPr>
        <w:t>O</w:t>
      </w:r>
      <w:r w:rsidRPr="00C1337C">
        <w:rPr>
          <w:b/>
          <w:color w:val="000000"/>
          <w:sz w:val="28"/>
          <w:szCs w:val="28"/>
          <w:highlight w:val="white"/>
          <w:lang w:val="en-US"/>
        </w:rPr>
        <w:t>],</w:t>
      </w:r>
    </w:p>
    <w:p w14:paraId="000001CE"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j</w:t>
      </w:r>
      <w:r w:rsidRPr="00C1337C">
        <w:rPr>
          <w:b/>
          <w:color w:val="000000"/>
          <w:sz w:val="28"/>
          <w:szCs w:val="28"/>
          <w:highlight w:val="white"/>
          <w:lang w:val="en-US"/>
        </w:rPr>
        <w:t>:</w:t>
      </w:r>
      <w:r w:rsidRPr="00C1337C">
        <w:rPr>
          <w:color w:val="000000"/>
          <w:sz w:val="28"/>
          <w:szCs w:val="28"/>
          <w:highlight w:val="white"/>
          <w:lang w:val="en-US"/>
        </w:rPr>
        <w:t>j</w:t>
      </w:r>
      <w:proofErr w:type="gramEnd"/>
      <w:r w:rsidRPr="00C1337C">
        <w:rPr>
          <w:b/>
          <w:color w:val="000000"/>
          <w:sz w:val="28"/>
          <w:szCs w:val="28"/>
          <w:highlight w:val="white"/>
          <w:lang w:val="en-US"/>
        </w:rPr>
        <w:t>+</w:t>
      </w:r>
      <w:r w:rsidRPr="00C1337C">
        <w:rPr>
          <w:color w:val="000000"/>
          <w:sz w:val="28"/>
          <w:szCs w:val="28"/>
          <w:highlight w:val="white"/>
          <w:lang w:val="en-US"/>
        </w:rPr>
        <w:t>W_rot</w:t>
      </w:r>
      <w:r w:rsidRPr="00C1337C">
        <w:rPr>
          <w:b/>
          <w:color w:val="000000"/>
          <w:sz w:val="28"/>
          <w:szCs w:val="28"/>
          <w:highlight w:val="white"/>
          <w:lang w:val="en-US"/>
        </w:rPr>
        <w:t>.</w:t>
      </w:r>
      <w:r w:rsidRPr="00C1337C">
        <w:rPr>
          <w:color w:val="000000"/>
          <w:sz w:val="28"/>
          <w:szCs w:val="28"/>
          <w:highlight w:val="white"/>
          <w:lang w:val="en-US"/>
        </w:rPr>
        <w:t>shape</w:t>
      </w:r>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p>
    <w:p w14:paraId="000001CF"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res</w:t>
      </w:r>
      <w:r w:rsidRPr="00C1337C">
        <w:rPr>
          <w:b/>
          <w:color w:val="000000"/>
          <w:sz w:val="28"/>
          <w:szCs w:val="28"/>
          <w:highlight w:val="white"/>
          <w:lang w:val="en-US"/>
        </w:rPr>
        <w:t>[</w:t>
      </w:r>
      <w:proofErr w:type="gramEnd"/>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append</w:t>
      </w:r>
      <w:r w:rsidRPr="00C1337C">
        <w:rPr>
          <w:b/>
          <w:color w:val="000000"/>
          <w:sz w:val="28"/>
          <w:szCs w:val="28"/>
          <w:highlight w:val="white"/>
          <w:lang w:val="en-US"/>
        </w:rPr>
        <w:t>(</w:t>
      </w:r>
      <w:proofErr w:type="spellStart"/>
      <w:r w:rsidRPr="00C1337C">
        <w:rPr>
          <w:color w:val="000000"/>
          <w:sz w:val="28"/>
          <w:szCs w:val="28"/>
          <w:highlight w:val="white"/>
          <w:lang w:val="en-US"/>
        </w:rPr>
        <w:t>np</w:t>
      </w:r>
      <w:r w:rsidRPr="00C1337C">
        <w:rPr>
          <w:b/>
          <w:color w:val="000000"/>
          <w:sz w:val="28"/>
          <w:szCs w:val="28"/>
          <w:highlight w:val="white"/>
          <w:lang w:val="en-US"/>
        </w:rPr>
        <w:t>.sum</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X_sub</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W_rot</w:t>
      </w:r>
      <w:proofErr w:type="spellEnd"/>
      <w:r w:rsidRPr="00C1337C">
        <w:rPr>
          <w:b/>
          <w:color w:val="000000"/>
          <w:sz w:val="28"/>
          <w:szCs w:val="28"/>
          <w:highlight w:val="white"/>
          <w:lang w:val="en-US"/>
        </w:rPr>
        <w:t>))</w:t>
      </w:r>
    </w:p>
    <w:p w14:paraId="000001D0"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return(</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array</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res</w:t>
      </w:r>
      <w:r w:rsidRPr="00C1337C">
        <w:rPr>
          <w:b/>
          <w:color w:val="000000"/>
          <w:sz w:val="28"/>
          <w:szCs w:val="28"/>
          <w:highlight w:val="white"/>
          <w:lang w:val="en-US"/>
        </w:rPr>
        <w:t>))</w:t>
      </w:r>
    </w:p>
    <w:p w14:paraId="000001D1"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Pr>
          <w:color w:val="000000"/>
          <w:sz w:val="28"/>
          <w:szCs w:val="28"/>
          <w:highlight w:val="white"/>
        </w:rPr>
        <w:t>Х</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 xml:space="preserve"> </w:t>
      </w:r>
      <w:r>
        <w:rPr>
          <w:color w:val="000000"/>
          <w:sz w:val="28"/>
          <w:szCs w:val="28"/>
          <w:highlight w:val="white"/>
        </w:rPr>
        <w:t>З</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 4</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5</w:t>
      </w:r>
      <w:r w:rsidRPr="00C1337C">
        <w:rPr>
          <w:b/>
          <w:color w:val="000000"/>
          <w:sz w:val="28"/>
          <w:szCs w:val="28"/>
          <w:highlight w:val="white"/>
          <w:lang w:val="en-US"/>
        </w:rPr>
        <w:t>,</w:t>
      </w:r>
      <w:r w:rsidRPr="00C1337C">
        <w:rPr>
          <w:color w:val="000000"/>
          <w:sz w:val="28"/>
          <w:szCs w:val="28"/>
          <w:highlight w:val="white"/>
          <w:lang w:val="en-US"/>
        </w:rPr>
        <w:t xml:space="preserve"> 6</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 </w:t>
      </w:r>
      <w:r>
        <w:rPr>
          <w:color w:val="000000"/>
          <w:sz w:val="28"/>
          <w:szCs w:val="28"/>
          <w:highlight w:val="white"/>
        </w:rPr>
        <w:t>О</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4</w:t>
      </w:r>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1D2"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 xml:space="preserve">W </w:t>
      </w:r>
      <w:r>
        <w:rPr>
          <w:b/>
          <w:color w:val="000000"/>
          <w:sz w:val="28"/>
          <w:szCs w:val="28"/>
          <w:highlight w:val="white"/>
        </w:rPr>
        <w:t>=</w:t>
      </w:r>
      <w:r>
        <w:rPr>
          <w:color w:val="000000"/>
          <w:sz w:val="28"/>
          <w:szCs w:val="28"/>
          <w:highlight w:val="white"/>
        </w:rPr>
        <w:t xml:space="preserve"> </w:t>
      </w:r>
      <w:proofErr w:type="gramStart"/>
      <w:r>
        <w:rPr>
          <w:b/>
          <w:color w:val="000000"/>
          <w:sz w:val="28"/>
          <w:szCs w:val="28"/>
          <w:highlight w:val="white"/>
        </w:rPr>
        <w:t>[</w:t>
      </w:r>
      <w:r>
        <w:rPr>
          <w:color w:val="000000"/>
          <w:sz w:val="28"/>
          <w:szCs w:val="28"/>
          <w:highlight w:val="white"/>
        </w:rPr>
        <w:t xml:space="preserve"> </w:t>
      </w:r>
      <w:r>
        <w:rPr>
          <w:b/>
          <w:color w:val="000000"/>
          <w:sz w:val="28"/>
          <w:szCs w:val="28"/>
          <w:highlight w:val="white"/>
        </w:rPr>
        <w:t>(</w:t>
      </w:r>
      <w:proofErr w:type="gramEnd"/>
      <w:r>
        <w:rPr>
          <w:color w:val="000000"/>
          <w:sz w:val="28"/>
          <w:szCs w:val="28"/>
          <w:highlight w:val="white"/>
        </w:rPr>
        <w:t>1</w:t>
      </w:r>
      <w:r>
        <w:rPr>
          <w:b/>
          <w:color w:val="000000"/>
          <w:sz w:val="28"/>
          <w:szCs w:val="28"/>
          <w:highlight w:val="white"/>
        </w:rPr>
        <w:t>,</w:t>
      </w:r>
      <w:r>
        <w:rPr>
          <w:color w:val="000000"/>
          <w:sz w:val="28"/>
          <w:szCs w:val="28"/>
          <w:highlight w:val="white"/>
        </w:rPr>
        <w:t xml:space="preserve"> О</w:t>
      </w:r>
      <w:r>
        <w:rPr>
          <w:b/>
          <w:color w:val="000000"/>
          <w:sz w:val="28"/>
          <w:szCs w:val="28"/>
          <w:highlight w:val="white"/>
        </w:rPr>
        <w:t>,</w:t>
      </w:r>
      <w:r>
        <w:rPr>
          <w:color w:val="000000"/>
          <w:sz w:val="28"/>
          <w:szCs w:val="28"/>
          <w:highlight w:val="white"/>
        </w:rPr>
        <w:t xml:space="preserve"> 3</w:t>
      </w:r>
      <w:r>
        <w:rPr>
          <w:b/>
          <w:color w:val="000000"/>
          <w:sz w:val="28"/>
          <w:szCs w:val="28"/>
          <w:highlight w:val="white"/>
        </w:rPr>
        <w:t>],</w:t>
      </w:r>
      <w:r>
        <w:rPr>
          <w:color w:val="000000"/>
          <w:sz w:val="28"/>
          <w:szCs w:val="28"/>
          <w:highlight w:val="white"/>
        </w:rPr>
        <w:t xml:space="preserve"> </w:t>
      </w:r>
      <w:r>
        <w:rPr>
          <w:b/>
          <w:color w:val="000000"/>
          <w:sz w:val="28"/>
          <w:szCs w:val="28"/>
          <w:highlight w:val="white"/>
        </w:rPr>
        <w:t>[</w:t>
      </w:r>
      <w:r>
        <w:rPr>
          <w:color w:val="000000"/>
          <w:sz w:val="28"/>
          <w:szCs w:val="28"/>
          <w:highlight w:val="white"/>
        </w:rPr>
        <w:t>1</w:t>
      </w:r>
      <w:r>
        <w:rPr>
          <w:b/>
          <w:color w:val="000000"/>
          <w:sz w:val="28"/>
          <w:szCs w:val="28"/>
          <w:highlight w:val="white"/>
        </w:rPr>
        <w:t>,</w:t>
      </w:r>
      <w:r>
        <w:rPr>
          <w:color w:val="000000"/>
          <w:sz w:val="28"/>
          <w:szCs w:val="28"/>
          <w:highlight w:val="white"/>
        </w:rPr>
        <w:t xml:space="preserve"> 2</w:t>
      </w:r>
      <w:r>
        <w:rPr>
          <w:b/>
          <w:color w:val="000000"/>
          <w:sz w:val="28"/>
          <w:szCs w:val="28"/>
          <w:highlight w:val="white"/>
        </w:rPr>
        <w:t>,</w:t>
      </w:r>
      <w:r>
        <w:rPr>
          <w:color w:val="000000"/>
          <w:sz w:val="28"/>
          <w:szCs w:val="28"/>
          <w:highlight w:val="white"/>
        </w:rPr>
        <w:t xml:space="preserve"> 1</w:t>
      </w:r>
      <w:r>
        <w:rPr>
          <w:b/>
          <w:color w:val="000000"/>
          <w:sz w:val="28"/>
          <w:szCs w:val="28"/>
          <w:highlight w:val="white"/>
        </w:rPr>
        <w:t>],</w:t>
      </w:r>
      <w:r>
        <w:rPr>
          <w:color w:val="000000"/>
          <w:sz w:val="28"/>
          <w:szCs w:val="28"/>
          <w:highlight w:val="white"/>
        </w:rPr>
        <w:t xml:space="preserve"> </w:t>
      </w:r>
      <w:r>
        <w:rPr>
          <w:b/>
          <w:color w:val="000000"/>
          <w:sz w:val="28"/>
          <w:szCs w:val="28"/>
          <w:highlight w:val="white"/>
        </w:rPr>
        <w:t>(</w:t>
      </w:r>
      <w:r>
        <w:rPr>
          <w:color w:val="000000"/>
          <w:sz w:val="28"/>
          <w:szCs w:val="28"/>
          <w:highlight w:val="white"/>
        </w:rPr>
        <w:t>0</w:t>
      </w:r>
      <w:r>
        <w:rPr>
          <w:b/>
          <w:color w:val="000000"/>
          <w:sz w:val="28"/>
          <w:szCs w:val="28"/>
          <w:highlight w:val="white"/>
        </w:rPr>
        <w:t>,</w:t>
      </w:r>
      <w:r>
        <w:rPr>
          <w:color w:val="000000"/>
          <w:sz w:val="28"/>
          <w:szCs w:val="28"/>
          <w:highlight w:val="white"/>
        </w:rPr>
        <w:t xml:space="preserve"> 1</w:t>
      </w:r>
      <w:r>
        <w:rPr>
          <w:b/>
          <w:color w:val="000000"/>
          <w:sz w:val="28"/>
          <w:szCs w:val="28"/>
          <w:highlight w:val="white"/>
        </w:rPr>
        <w:t>,</w:t>
      </w:r>
      <w:r>
        <w:rPr>
          <w:color w:val="000000"/>
          <w:sz w:val="28"/>
          <w:szCs w:val="28"/>
          <w:highlight w:val="white"/>
        </w:rPr>
        <w:t xml:space="preserve"> 1</w:t>
      </w:r>
      <w:r>
        <w:rPr>
          <w:b/>
          <w:color w:val="000000"/>
          <w:sz w:val="28"/>
          <w:szCs w:val="28"/>
          <w:highlight w:val="white"/>
        </w:rPr>
        <w:t>]]</w:t>
      </w:r>
    </w:p>
    <w:p w14:paraId="000001D3"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 </w:t>
      </w:r>
      <w:proofErr w:type="spellStart"/>
      <w:r>
        <w:rPr>
          <w:b/>
          <w:color w:val="000000"/>
          <w:sz w:val="28"/>
          <w:szCs w:val="28"/>
          <w:highlight w:val="white"/>
        </w:rPr>
        <w:t>print</w:t>
      </w:r>
      <w:proofErr w:type="spellEnd"/>
      <w:r>
        <w:rPr>
          <w:color w:val="000000"/>
          <w:sz w:val="28"/>
          <w:szCs w:val="28"/>
          <w:highlight w:val="white"/>
        </w:rPr>
        <w:t xml:space="preserve"> </w:t>
      </w:r>
      <w:r>
        <w:rPr>
          <w:b/>
          <w:color w:val="000000"/>
          <w:sz w:val="28"/>
          <w:szCs w:val="28"/>
          <w:highlight w:val="white"/>
        </w:rPr>
        <w:t>(</w:t>
      </w:r>
      <w:r>
        <w:rPr>
          <w:color w:val="000000"/>
          <w:sz w:val="28"/>
          <w:szCs w:val="28"/>
          <w:highlight w:val="white"/>
        </w:rPr>
        <w:t>'Реализация Conv2d: \n'</w:t>
      </w:r>
      <w:r>
        <w:rPr>
          <w:b/>
          <w:color w:val="000000"/>
          <w:sz w:val="28"/>
          <w:szCs w:val="28"/>
          <w:highlight w:val="white"/>
        </w:rPr>
        <w:t>,</w:t>
      </w:r>
    </w:p>
    <w:p w14:paraId="000001D4"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r w:rsidRPr="00C1337C">
        <w:rPr>
          <w:color w:val="000000"/>
          <w:sz w:val="28"/>
          <w:szCs w:val="28"/>
          <w:highlight w:val="white"/>
          <w:lang w:val="en-US"/>
        </w:rPr>
        <w:t>cvl2</w:t>
      </w:r>
      <w:proofErr w:type="gramStart"/>
      <w:r w:rsidRPr="00C1337C">
        <w:rPr>
          <w:color w:val="000000"/>
          <w:sz w:val="28"/>
          <w:szCs w:val="28"/>
          <w:highlight w:val="white"/>
          <w:lang w:val="en-US"/>
        </w:rPr>
        <w:t>d</w:t>
      </w:r>
      <w:r w:rsidRPr="00C1337C">
        <w:rPr>
          <w:b/>
          <w:color w:val="000000"/>
          <w:sz w:val="28"/>
          <w:szCs w:val="28"/>
          <w:highlight w:val="white"/>
          <w:lang w:val="en-US"/>
        </w:rPr>
        <w:t>(</w:t>
      </w:r>
      <w:proofErr w:type="gramEnd"/>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 xml:space="preserve"> W</w:t>
      </w:r>
      <w:r w:rsidRPr="00C1337C">
        <w:rPr>
          <w:b/>
          <w:color w:val="000000"/>
          <w:sz w:val="28"/>
          <w:szCs w:val="28"/>
          <w:highlight w:val="white"/>
          <w:lang w:val="en-US"/>
        </w:rPr>
        <w:t>,</w:t>
      </w:r>
      <w:r w:rsidRPr="00C1337C">
        <w:rPr>
          <w:color w:val="000000"/>
          <w:sz w:val="28"/>
          <w:szCs w:val="28"/>
          <w:highlight w:val="white"/>
          <w:lang w:val="en-US"/>
        </w:rPr>
        <w:t xml:space="preserve"> p</w:t>
      </w:r>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r w:rsidRPr="00C1337C">
        <w:rPr>
          <w:color w:val="000000"/>
          <w:sz w:val="28"/>
          <w:szCs w:val="28"/>
          <w:highlight w:val="white"/>
          <w:lang w:val="en-US"/>
        </w:rPr>
        <w:t xml:space="preserve"> s</w:t>
      </w:r>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p>
    <w:p w14:paraId="000001D5"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Реализация Conv2d</w:t>
      </w:r>
      <w:r>
        <w:rPr>
          <w:b/>
          <w:color w:val="000000"/>
          <w:sz w:val="28"/>
          <w:szCs w:val="28"/>
          <w:highlight w:val="white"/>
        </w:rPr>
        <w:t>:</w:t>
      </w:r>
    </w:p>
    <w:p w14:paraId="000001D6"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gramStart"/>
      <w:r>
        <w:rPr>
          <w:b/>
          <w:color w:val="000000"/>
          <w:sz w:val="28"/>
          <w:szCs w:val="28"/>
          <w:highlight w:val="white"/>
        </w:rPr>
        <w:t>[</w:t>
      </w:r>
      <w:r>
        <w:rPr>
          <w:color w:val="000000"/>
          <w:sz w:val="28"/>
          <w:szCs w:val="28"/>
          <w:highlight w:val="white"/>
        </w:rPr>
        <w:t xml:space="preserve"> </w:t>
      </w:r>
      <w:r>
        <w:rPr>
          <w:b/>
          <w:color w:val="000000"/>
          <w:sz w:val="28"/>
          <w:szCs w:val="28"/>
          <w:highlight w:val="white"/>
        </w:rPr>
        <w:t>[</w:t>
      </w:r>
      <w:proofErr w:type="gramEnd"/>
      <w:r>
        <w:rPr>
          <w:color w:val="000000"/>
          <w:sz w:val="28"/>
          <w:szCs w:val="28"/>
          <w:highlight w:val="white"/>
        </w:rPr>
        <w:t xml:space="preserve"> 11. 25. 32. 13.</w:t>
      </w:r>
      <w:r>
        <w:rPr>
          <w:b/>
          <w:color w:val="000000"/>
          <w:sz w:val="28"/>
          <w:szCs w:val="28"/>
          <w:highlight w:val="white"/>
        </w:rPr>
        <w:t>]</w:t>
      </w:r>
    </w:p>
    <w:p w14:paraId="000001D7"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gramStart"/>
      <w:r>
        <w:rPr>
          <w:b/>
          <w:color w:val="000000"/>
          <w:sz w:val="28"/>
          <w:szCs w:val="28"/>
          <w:highlight w:val="white"/>
        </w:rPr>
        <w:t>[</w:t>
      </w:r>
      <w:r>
        <w:rPr>
          <w:color w:val="000000"/>
          <w:sz w:val="28"/>
          <w:szCs w:val="28"/>
          <w:highlight w:val="white"/>
        </w:rPr>
        <w:t xml:space="preserve"> 19</w:t>
      </w:r>
      <w:proofErr w:type="gramEnd"/>
      <w:r>
        <w:rPr>
          <w:color w:val="000000"/>
          <w:sz w:val="28"/>
          <w:szCs w:val="28"/>
          <w:highlight w:val="white"/>
        </w:rPr>
        <w:t>. 25. 24. 13.</w:t>
      </w:r>
      <w:r>
        <w:rPr>
          <w:b/>
          <w:color w:val="000000"/>
          <w:sz w:val="28"/>
          <w:szCs w:val="28"/>
          <w:highlight w:val="white"/>
        </w:rPr>
        <w:t>]</w:t>
      </w:r>
    </w:p>
    <w:p w14:paraId="000001D8"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gramStart"/>
      <w:r>
        <w:rPr>
          <w:b/>
          <w:color w:val="000000"/>
          <w:sz w:val="28"/>
          <w:szCs w:val="28"/>
          <w:highlight w:val="white"/>
        </w:rPr>
        <w:t>[</w:t>
      </w:r>
      <w:r>
        <w:rPr>
          <w:color w:val="000000"/>
          <w:sz w:val="28"/>
          <w:szCs w:val="28"/>
          <w:highlight w:val="white"/>
        </w:rPr>
        <w:t xml:space="preserve"> 13</w:t>
      </w:r>
      <w:proofErr w:type="gramEnd"/>
      <w:r>
        <w:rPr>
          <w:color w:val="000000"/>
          <w:sz w:val="28"/>
          <w:szCs w:val="28"/>
          <w:highlight w:val="white"/>
        </w:rPr>
        <w:t>. 28. 25. 17.</w:t>
      </w:r>
      <w:r>
        <w:rPr>
          <w:b/>
          <w:color w:val="000000"/>
          <w:sz w:val="28"/>
          <w:szCs w:val="28"/>
          <w:highlight w:val="white"/>
        </w:rPr>
        <w:t>)</w:t>
      </w:r>
    </w:p>
    <w:p w14:paraId="000001D9"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gramStart"/>
      <w:r>
        <w:rPr>
          <w:b/>
          <w:color w:val="000000"/>
          <w:sz w:val="28"/>
          <w:szCs w:val="28"/>
          <w:highlight w:val="white"/>
        </w:rPr>
        <w:t>[</w:t>
      </w:r>
      <w:r>
        <w:rPr>
          <w:color w:val="000000"/>
          <w:sz w:val="28"/>
          <w:szCs w:val="28"/>
          <w:highlight w:val="white"/>
        </w:rPr>
        <w:t xml:space="preserve"> 11</w:t>
      </w:r>
      <w:proofErr w:type="gramEnd"/>
      <w:r>
        <w:rPr>
          <w:color w:val="000000"/>
          <w:sz w:val="28"/>
          <w:szCs w:val="28"/>
          <w:highlight w:val="white"/>
        </w:rPr>
        <w:t>. 17. 14. 9.</w:t>
      </w:r>
      <w:r>
        <w:rPr>
          <w:b/>
          <w:color w:val="000000"/>
          <w:sz w:val="28"/>
          <w:szCs w:val="28"/>
          <w:highlight w:val="white"/>
        </w:rPr>
        <w:t>))</w:t>
      </w:r>
    </w:p>
    <w:p w14:paraId="000001DA" w14:textId="77777777" w:rsidR="00C5037E" w:rsidRPr="007C3626"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b/>
          <w:color w:val="000000"/>
          <w:sz w:val="28"/>
          <w:szCs w:val="28"/>
          <w:highlight w:val="white"/>
          <w:lang w:val="en-US"/>
        </w:rPr>
        <w:t>print</w:t>
      </w:r>
      <w:r w:rsidRPr="007C3626">
        <w:rPr>
          <w:color w:val="000000"/>
          <w:sz w:val="28"/>
          <w:szCs w:val="28"/>
          <w:highlight w:val="white"/>
        </w:rPr>
        <w:t xml:space="preserve"> </w:t>
      </w:r>
      <w:r w:rsidRPr="007C3626">
        <w:rPr>
          <w:b/>
          <w:color w:val="000000"/>
          <w:sz w:val="28"/>
          <w:szCs w:val="28"/>
          <w:highlight w:val="white"/>
        </w:rPr>
        <w:t>(</w:t>
      </w:r>
      <w:r w:rsidRPr="007C3626">
        <w:rPr>
          <w:color w:val="000000"/>
          <w:sz w:val="28"/>
          <w:szCs w:val="28"/>
          <w:highlight w:val="white"/>
        </w:rPr>
        <w:t>'</w:t>
      </w:r>
      <w:r>
        <w:rPr>
          <w:color w:val="000000"/>
          <w:sz w:val="28"/>
          <w:szCs w:val="28"/>
          <w:highlight w:val="white"/>
        </w:rPr>
        <w:t>Результаты</w:t>
      </w:r>
      <w:r w:rsidRPr="007C3626">
        <w:rPr>
          <w:color w:val="000000"/>
          <w:sz w:val="28"/>
          <w:szCs w:val="28"/>
          <w:highlight w:val="white"/>
        </w:rPr>
        <w:t xml:space="preserve"> </w:t>
      </w:r>
      <w:r w:rsidRPr="00C1337C">
        <w:rPr>
          <w:color w:val="000000"/>
          <w:sz w:val="28"/>
          <w:szCs w:val="28"/>
          <w:highlight w:val="white"/>
          <w:lang w:val="en-US"/>
        </w:rPr>
        <w:t>SciPy</w:t>
      </w:r>
      <w:r w:rsidRPr="007C3626">
        <w:rPr>
          <w:color w:val="000000"/>
          <w:sz w:val="28"/>
          <w:szCs w:val="28"/>
          <w:highlight w:val="white"/>
        </w:rPr>
        <w:t>: \</w:t>
      </w:r>
      <w:r w:rsidRPr="00C1337C">
        <w:rPr>
          <w:color w:val="000000"/>
          <w:sz w:val="28"/>
          <w:szCs w:val="28"/>
          <w:highlight w:val="white"/>
          <w:lang w:val="en-US"/>
        </w:rPr>
        <w:t>n</w:t>
      </w:r>
      <w:r w:rsidRPr="007C3626">
        <w:rPr>
          <w:color w:val="000000"/>
          <w:sz w:val="28"/>
          <w:szCs w:val="28"/>
          <w:highlight w:val="white"/>
        </w:rPr>
        <w:t>'</w:t>
      </w:r>
      <w:r w:rsidRPr="007C3626">
        <w:rPr>
          <w:b/>
          <w:color w:val="000000"/>
          <w:sz w:val="28"/>
          <w:szCs w:val="28"/>
          <w:highlight w:val="white"/>
        </w:rPr>
        <w:t>,</w:t>
      </w:r>
    </w:p>
    <w:p w14:paraId="000001DB"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7C3626">
        <w:rPr>
          <w:color w:val="000000"/>
          <w:sz w:val="28"/>
          <w:szCs w:val="28"/>
          <w:highlight w:val="white"/>
        </w:rPr>
        <w:t xml:space="preserve">        </w:t>
      </w:r>
      <w:proofErr w:type="gramStart"/>
      <w:r w:rsidRPr="00C1337C">
        <w:rPr>
          <w:color w:val="000000"/>
          <w:sz w:val="28"/>
          <w:szCs w:val="28"/>
          <w:highlight w:val="white"/>
          <w:lang w:val="en-US"/>
        </w:rPr>
        <w:t>scipy</w:t>
      </w:r>
      <w:r w:rsidRPr="00C1337C">
        <w:rPr>
          <w:b/>
          <w:color w:val="000000"/>
          <w:sz w:val="28"/>
          <w:szCs w:val="28"/>
          <w:highlight w:val="white"/>
          <w:lang w:val="en-US"/>
        </w:rPr>
        <w:t>.</w:t>
      </w:r>
      <w:r w:rsidRPr="00C1337C">
        <w:rPr>
          <w:color w:val="000000"/>
          <w:sz w:val="28"/>
          <w:szCs w:val="28"/>
          <w:highlight w:val="white"/>
          <w:lang w:val="en-US"/>
        </w:rPr>
        <w:t>signal</w:t>
      </w:r>
      <w:proofErr w:type="gramEnd"/>
      <w:r w:rsidRPr="00C1337C">
        <w:rPr>
          <w:b/>
          <w:color w:val="000000"/>
          <w:sz w:val="28"/>
          <w:szCs w:val="28"/>
          <w:highlight w:val="white"/>
          <w:lang w:val="en-US"/>
        </w:rPr>
        <w:t>.</w:t>
      </w:r>
      <w:r w:rsidRPr="00C1337C">
        <w:rPr>
          <w:color w:val="000000"/>
          <w:sz w:val="28"/>
          <w:szCs w:val="28"/>
          <w:highlight w:val="white"/>
          <w:lang w:val="en-US"/>
        </w:rPr>
        <w:t>convolve2d</w:t>
      </w:r>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 xml:space="preserve"> W</w:t>
      </w:r>
      <w:r w:rsidRPr="00C1337C">
        <w:rPr>
          <w:b/>
          <w:color w:val="000000"/>
          <w:sz w:val="28"/>
          <w:szCs w:val="28"/>
          <w:highlight w:val="white"/>
          <w:lang w:val="en-US"/>
        </w:rPr>
        <w:t>,</w:t>
      </w:r>
      <w:r w:rsidRPr="00C1337C">
        <w:rPr>
          <w:color w:val="000000"/>
          <w:sz w:val="28"/>
          <w:szCs w:val="28"/>
          <w:highlight w:val="white"/>
          <w:lang w:val="en-US"/>
        </w:rPr>
        <w:t xml:space="preserve"> mode</w:t>
      </w:r>
      <w:r w:rsidRPr="00C1337C">
        <w:rPr>
          <w:b/>
          <w:color w:val="000000"/>
          <w:sz w:val="28"/>
          <w:szCs w:val="28"/>
          <w:highlight w:val="white"/>
          <w:lang w:val="en-US"/>
        </w:rPr>
        <w:t>=</w:t>
      </w:r>
      <w:r w:rsidRPr="00C1337C">
        <w:rPr>
          <w:color w:val="000000"/>
          <w:sz w:val="28"/>
          <w:szCs w:val="28"/>
          <w:highlight w:val="white"/>
          <w:lang w:val="en-US"/>
        </w:rPr>
        <w:t>'same'</w:t>
      </w:r>
      <w:r w:rsidRPr="00C1337C">
        <w:rPr>
          <w:b/>
          <w:color w:val="000000"/>
          <w:sz w:val="28"/>
          <w:szCs w:val="28"/>
          <w:highlight w:val="white"/>
          <w:lang w:val="en-US"/>
        </w:rPr>
        <w:t>))</w:t>
      </w:r>
    </w:p>
    <w:p w14:paraId="000001DC"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Результаты </w:t>
      </w:r>
      <w:proofErr w:type="spellStart"/>
      <w:r>
        <w:rPr>
          <w:color w:val="000000"/>
          <w:sz w:val="28"/>
          <w:szCs w:val="28"/>
          <w:highlight w:val="white"/>
        </w:rPr>
        <w:t>SciPy</w:t>
      </w:r>
      <w:proofErr w:type="spellEnd"/>
      <w:r>
        <w:rPr>
          <w:b/>
          <w:color w:val="000000"/>
          <w:sz w:val="28"/>
          <w:szCs w:val="28"/>
          <w:highlight w:val="white"/>
        </w:rPr>
        <w:t>:</w:t>
      </w:r>
    </w:p>
    <w:p w14:paraId="000001DD"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gramStart"/>
      <w:r>
        <w:rPr>
          <w:b/>
          <w:color w:val="000000"/>
          <w:sz w:val="28"/>
          <w:szCs w:val="28"/>
          <w:highlight w:val="white"/>
        </w:rPr>
        <w:t>[</w:t>
      </w:r>
      <w:r>
        <w:rPr>
          <w:color w:val="000000"/>
          <w:sz w:val="28"/>
          <w:szCs w:val="28"/>
          <w:highlight w:val="white"/>
        </w:rPr>
        <w:t xml:space="preserve"> </w:t>
      </w:r>
      <w:r>
        <w:rPr>
          <w:b/>
          <w:color w:val="000000"/>
          <w:sz w:val="28"/>
          <w:szCs w:val="28"/>
          <w:highlight w:val="white"/>
        </w:rPr>
        <w:t>[</w:t>
      </w:r>
      <w:proofErr w:type="gramEnd"/>
      <w:r>
        <w:rPr>
          <w:color w:val="000000"/>
          <w:sz w:val="28"/>
          <w:szCs w:val="28"/>
          <w:highlight w:val="white"/>
        </w:rPr>
        <w:t>11 25 32 13</w:t>
      </w:r>
      <w:r>
        <w:rPr>
          <w:b/>
          <w:color w:val="000000"/>
          <w:sz w:val="28"/>
          <w:szCs w:val="28"/>
          <w:highlight w:val="white"/>
        </w:rPr>
        <w:t>)</w:t>
      </w:r>
    </w:p>
    <w:p w14:paraId="000001DE"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b/>
          <w:color w:val="000000"/>
          <w:sz w:val="28"/>
          <w:szCs w:val="28"/>
          <w:highlight w:val="white"/>
        </w:rPr>
        <w:t>[</w:t>
      </w:r>
      <w:r>
        <w:rPr>
          <w:color w:val="000000"/>
          <w:sz w:val="28"/>
          <w:szCs w:val="28"/>
          <w:highlight w:val="white"/>
        </w:rPr>
        <w:t>19 25 24 13</w:t>
      </w:r>
      <w:r>
        <w:rPr>
          <w:b/>
          <w:color w:val="000000"/>
          <w:sz w:val="28"/>
          <w:szCs w:val="28"/>
          <w:highlight w:val="white"/>
        </w:rPr>
        <w:t>]</w:t>
      </w:r>
    </w:p>
    <w:p w14:paraId="000001DF"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b/>
          <w:color w:val="000000"/>
          <w:sz w:val="28"/>
          <w:szCs w:val="28"/>
          <w:highlight w:val="white"/>
        </w:rPr>
        <w:t>[</w:t>
      </w:r>
      <w:r>
        <w:rPr>
          <w:color w:val="000000"/>
          <w:sz w:val="28"/>
          <w:szCs w:val="28"/>
          <w:highlight w:val="white"/>
        </w:rPr>
        <w:t>13 28 25 17</w:t>
      </w:r>
      <w:r>
        <w:rPr>
          <w:b/>
          <w:color w:val="000000"/>
          <w:sz w:val="28"/>
          <w:szCs w:val="28"/>
          <w:highlight w:val="white"/>
        </w:rPr>
        <w:t>)</w:t>
      </w:r>
    </w:p>
    <w:p w14:paraId="000001E0" w14:textId="77777777" w:rsidR="00C5037E" w:rsidRDefault="00E71261" w:rsidP="00DF3475">
      <w:pPr>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rPr>
      </w:pPr>
      <w:r>
        <w:rPr>
          <w:b/>
          <w:color w:val="000000"/>
          <w:sz w:val="28"/>
          <w:szCs w:val="28"/>
          <w:highlight w:val="white"/>
        </w:rPr>
        <w:t>[</w:t>
      </w:r>
      <w:r>
        <w:rPr>
          <w:color w:val="000000"/>
          <w:sz w:val="28"/>
          <w:szCs w:val="28"/>
          <w:highlight w:val="white"/>
        </w:rPr>
        <w:t>111 714 9</w:t>
      </w:r>
      <w:r>
        <w:rPr>
          <w:b/>
          <w:color w:val="000000"/>
          <w:sz w:val="28"/>
          <w:szCs w:val="28"/>
          <w:highlight w:val="white"/>
        </w:rPr>
        <w:t>]]</w:t>
      </w:r>
    </w:p>
    <w:p w14:paraId="000001E1" w14:textId="77777777" w:rsidR="00C5037E" w:rsidRDefault="00C5037E">
      <w:pPr>
        <w:spacing w:line="360" w:lineRule="auto"/>
        <w:rPr>
          <w:b/>
          <w:color w:val="000000"/>
          <w:sz w:val="28"/>
          <w:szCs w:val="28"/>
        </w:rPr>
      </w:pPr>
    </w:p>
    <w:p w14:paraId="000001E2" w14:textId="77777777" w:rsidR="00C5037E" w:rsidRDefault="00C5037E">
      <w:pPr>
        <w:spacing w:line="360" w:lineRule="auto"/>
        <w:rPr>
          <w:b/>
          <w:color w:val="000000"/>
          <w:sz w:val="28"/>
          <w:szCs w:val="28"/>
        </w:rPr>
      </w:pPr>
    </w:p>
    <w:p w14:paraId="000001E3" w14:textId="77777777" w:rsidR="00C5037E" w:rsidRDefault="00E71261" w:rsidP="00336788">
      <w:pPr>
        <w:pStyle w:val="12"/>
        <w:ind w:firstLine="708"/>
        <w:jc w:val="left"/>
      </w:pPr>
      <w:bookmarkStart w:id="48" w:name="_heading=h.2jxsxqh" w:colFirst="0" w:colLast="0"/>
      <w:bookmarkStart w:id="49" w:name="_Toc74560150"/>
      <w:bookmarkStart w:id="50" w:name="_Toc74560309"/>
      <w:bookmarkEnd w:id="48"/>
      <w:r>
        <w:t xml:space="preserve">2.3 Слои </w:t>
      </w:r>
      <w:proofErr w:type="spellStart"/>
      <w:r>
        <w:t>подвыборки</w:t>
      </w:r>
      <w:bookmarkEnd w:id="49"/>
      <w:bookmarkEnd w:id="50"/>
      <w:proofErr w:type="spellEnd"/>
    </w:p>
    <w:p w14:paraId="000001E4" w14:textId="77777777" w:rsidR="00C5037E" w:rsidRDefault="00C5037E">
      <w:pPr>
        <w:spacing w:line="360" w:lineRule="auto"/>
        <w:jc w:val="center"/>
        <w:rPr>
          <w:b/>
          <w:color w:val="000000"/>
          <w:sz w:val="28"/>
          <w:szCs w:val="28"/>
        </w:rPr>
      </w:pPr>
    </w:p>
    <w:p w14:paraId="000001E6" w14:textId="4983A78D" w:rsidR="00C5037E" w:rsidRDefault="00E71261" w:rsidP="00533F09">
      <w:pPr>
        <w:spacing w:line="360" w:lineRule="auto"/>
        <w:ind w:firstLine="708"/>
        <w:jc w:val="both"/>
        <w:rPr>
          <w:color w:val="000000"/>
          <w:sz w:val="28"/>
          <w:szCs w:val="28"/>
        </w:rPr>
      </w:pPr>
      <w:proofErr w:type="spellStart"/>
      <w:r>
        <w:rPr>
          <w:color w:val="000000"/>
          <w:sz w:val="28"/>
          <w:szCs w:val="28"/>
        </w:rPr>
        <w:t>Подвыборка</w:t>
      </w:r>
      <w:proofErr w:type="spellEnd"/>
      <w:r>
        <w:rPr>
          <w:color w:val="000000"/>
          <w:sz w:val="28"/>
          <w:szCs w:val="28"/>
        </w:rPr>
        <w:t xml:space="preserve"> в </w:t>
      </w:r>
      <w:proofErr w:type="spellStart"/>
      <w:r>
        <w:rPr>
          <w:color w:val="000000"/>
          <w:sz w:val="28"/>
          <w:szCs w:val="28"/>
        </w:rPr>
        <w:t>сверточных</w:t>
      </w:r>
      <w:proofErr w:type="spellEnd"/>
      <w:r>
        <w:rPr>
          <w:color w:val="000000"/>
          <w:sz w:val="28"/>
          <w:szCs w:val="28"/>
        </w:rPr>
        <w:t xml:space="preserve"> нейронных сетях используется в двух формах операций объединения: объединение по максимуму (</w:t>
      </w:r>
      <w:proofErr w:type="spellStart"/>
      <w:r>
        <w:rPr>
          <w:color w:val="000000"/>
          <w:sz w:val="28"/>
          <w:szCs w:val="28"/>
        </w:rPr>
        <w:t>max</w:t>
      </w:r>
      <w:proofErr w:type="spellEnd"/>
      <w:r>
        <w:rPr>
          <w:color w:val="000000"/>
          <w:sz w:val="28"/>
          <w:szCs w:val="28"/>
        </w:rPr>
        <w:t xml:space="preserve"> </w:t>
      </w:r>
      <w:proofErr w:type="spellStart"/>
      <w:r>
        <w:rPr>
          <w:color w:val="000000"/>
          <w:sz w:val="28"/>
          <w:szCs w:val="28"/>
        </w:rPr>
        <w:t>pooling</w:t>
      </w:r>
      <w:proofErr w:type="spellEnd"/>
      <w:r>
        <w:rPr>
          <w:color w:val="000000"/>
          <w:sz w:val="28"/>
          <w:szCs w:val="28"/>
        </w:rPr>
        <w:t xml:space="preserve">) и </w:t>
      </w:r>
      <w:r w:rsidR="00A956D9">
        <w:rPr>
          <w:color w:val="000000"/>
          <w:sz w:val="28"/>
          <w:szCs w:val="28"/>
        </w:rPr>
        <w:t>объединение</w:t>
      </w:r>
      <w:r>
        <w:rPr>
          <w:color w:val="000000"/>
          <w:sz w:val="28"/>
          <w:szCs w:val="28"/>
        </w:rPr>
        <w:t xml:space="preserve"> </w:t>
      </w:r>
      <w:r>
        <w:rPr>
          <w:color w:val="000000"/>
          <w:sz w:val="28"/>
          <w:szCs w:val="28"/>
        </w:rPr>
        <w:lastRenderedPageBreak/>
        <w:t>по среднему (</w:t>
      </w:r>
      <w:proofErr w:type="spellStart"/>
      <w:r>
        <w:rPr>
          <w:color w:val="000000"/>
          <w:sz w:val="28"/>
          <w:szCs w:val="28"/>
        </w:rPr>
        <w:t>mean-pooling</w:t>
      </w:r>
      <w:proofErr w:type="spellEnd"/>
      <w:r>
        <w:rPr>
          <w:color w:val="000000"/>
          <w:sz w:val="28"/>
          <w:szCs w:val="28"/>
        </w:rPr>
        <w:t xml:space="preserve"> или </w:t>
      </w:r>
      <w:proofErr w:type="spellStart"/>
      <w:r>
        <w:rPr>
          <w:color w:val="000000"/>
          <w:sz w:val="28"/>
          <w:szCs w:val="28"/>
        </w:rPr>
        <w:t>average-pooling</w:t>
      </w:r>
      <w:proofErr w:type="spellEnd"/>
      <w:r>
        <w:rPr>
          <w:color w:val="000000"/>
          <w:sz w:val="28"/>
          <w:szCs w:val="28"/>
        </w:rPr>
        <w:t>).</w:t>
      </w:r>
    </w:p>
    <w:p w14:paraId="000001E7" w14:textId="1AC12792" w:rsidR="00C5037E" w:rsidRDefault="00E71261" w:rsidP="00DF3475">
      <w:pPr>
        <w:spacing w:line="360" w:lineRule="auto"/>
        <w:ind w:firstLine="708"/>
        <w:jc w:val="both"/>
        <w:rPr>
          <w:color w:val="000000"/>
          <w:sz w:val="28"/>
          <w:szCs w:val="28"/>
        </w:rPr>
      </w:pPr>
      <w:r>
        <w:rPr>
          <w:color w:val="000000"/>
          <w:sz w:val="28"/>
          <w:szCs w:val="28"/>
        </w:rPr>
        <w:t>Объединяющий слой записывается с использованием Р</w:t>
      </w:r>
      <w:r>
        <w:rPr>
          <w:color w:val="000000"/>
          <w:sz w:val="28"/>
          <w:szCs w:val="28"/>
          <w:vertAlign w:val="subscript"/>
        </w:rPr>
        <w:t>n1*n2</w:t>
      </w:r>
      <w:r>
        <w:rPr>
          <w:color w:val="000000"/>
          <w:sz w:val="28"/>
          <w:szCs w:val="28"/>
        </w:rPr>
        <w:t>. В данном случае подстрочный индекс описывает количество смежных пикселей в каждом измерении (размер близлежащей области, где выполняется операция получения среднего или максимума). Происходит обращение на такую близлежащую область, которая называется размер объединения. Максимальное значение операция объединения по максимуму получает из близлежащей области пикселей, а операция объединения по среднему ищет их среднее значение.</w:t>
      </w:r>
    </w:p>
    <w:p w14:paraId="000001E8" w14:textId="03D0B148" w:rsidR="00C5037E" w:rsidRDefault="00E71261" w:rsidP="00DF3475">
      <w:pPr>
        <w:spacing w:line="360" w:lineRule="auto"/>
        <w:jc w:val="both"/>
        <w:rPr>
          <w:color w:val="000000"/>
          <w:sz w:val="28"/>
          <w:szCs w:val="28"/>
        </w:rPr>
      </w:pPr>
      <w:r>
        <w:rPr>
          <w:color w:val="000000"/>
          <w:sz w:val="28"/>
          <w:szCs w:val="28"/>
        </w:rPr>
        <w:t xml:space="preserve"> </w:t>
      </w:r>
      <w:r>
        <w:rPr>
          <w:color w:val="000000"/>
          <w:sz w:val="28"/>
          <w:szCs w:val="28"/>
        </w:rPr>
        <w:tab/>
        <w:t xml:space="preserve">Объединение по максимуму вносит локальную инвариантность. Из данного следует, что маленькие изменения в </w:t>
      </w:r>
      <w:r w:rsidR="00A956D9">
        <w:rPr>
          <w:color w:val="000000"/>
          <w:sz w:val="28"/>
          <w:szCs w:val="28"/>
        </w:rPr>
        <w:t>ближайшей</w:t>
      </w:r>
      <w:r>
        <w:rPr>
          <w:color w:val="000000"/>
          <w:sz w:val="28"/>
          <w:szCs w:val="28"/>
        </w:rPr>
        <w:t xml:space="preserve"> локальной области не влияет на результат объединения по максимуму. Таким образом, генерирование более устойчивых к шуму во входных данных признаков опирается на инвариантность, </w:t>
      </w:r>
    </w:p>
    <w:p w14:paraId="000001E9" w14:textId="77777777" w:rsidR="00C5037E" w:rsidRDefault="00E71261" w:rsidP="00DF3475">
      <w:pPr>
        <w:spacing w:line="360" w:lineRule="auto"/>
        <w:ind w:firstLine="708"/>
        <w:jc w:val="both"/>
        <w:rPr>
          <w:color w:val="000000"/>
          <w:sz w:val="28"/>
          <w:szCs w:val="28"/>
        </w:rPr>
      </w:pPr>
      <w:r>
        <w:rPr>
          <w:color w:val="000000"/>
          <w:sz w:val="28"/>
          <w:szCs w:val="28"/>
        </w:rPr>
        <w:t>При этом из-за объединения происходит уменьшение размера признаков. В итоге происходит увеличение эффективности вычислений. Также из-за уменьшения числа признаков степень переобучения может значительно уменьшиться.</w:t>
      </w:r>
    </w:p>
    <w:p w14:paraId="000001EA" w14:textId="77777777" w:rsidR="00C5037E" w:rsidRDefault="00C5037E">
      <w:pPr>
        <w:spacing w:line="360" w:lineRule="auto"/>
        <w:ind w:firstLine="708"/>
        <w:rPr>
          <w:color w:val="000000"/>
          <w:sz w:val="28"/>
          <w:szCs w:val="28"/>
        </w:rPr>
      </w:pPr>
    </w:p>
    <w:p w14:paraId="000001EB" w14:textId="77777777" w:rsidR="00C5037E" w:rsidRDefault="00E71261" w:rsidP="00336788">
      <w:pPr>
        <w:pStyle w:val="12"/>
        <w:ind w:firstLine="708"/>
        <w:jc w:val="left"/>
      </w:pPr>
      <w:bookmarkStart w:id="51" w:name="_heading=h.z337ya" w:colFirst="0" w:colLast="0"/>
      <w:bookmarkStart w:id="52" w:name="_Toc74560151"/>
      <w:bookmarkStart w:id="53" w:name="_Toc74560310"/>
      <w:bookmarkEnd w:id="51"/>
      <w:r>
        <w:t>2.4 Работа с множественными входными или цветовыми каналами</w:t>
      </w:r>
      <w:bookmarkEnd w:id="52"/>
      <w:bookmarkEnd w:id="53"/>
    </w:p>
    <w:p w14:paraId="000001EC" w14:textId="77777777" w:rsidR="00C5037E" w:rsidRDefault="00C5037E">
      <w:pPr>
        <w:spacing w:line="360" w:lineRule="auto"/>
        <w:ind w:firstLine="708"/>
        <w:rPr>
          <w:b/>
          <w:color w:val="000000"/>
          <w:sz w:val="28"/>
          <w:szCs w:val="28"/>
        </w:rPr>
      </w:pPr>
    </w:p>
    <w:p w14:paraId="000001ED" w14:textId="102E15C4" w:rsidR="00C5037E" w:rsidRDefault="00E71261" w:rsidP="00DF3475">
      <w:pPr>
        <w:spacing w:line="360" w:lineRule="auto"/>
        <w:ind w:firstLine="708"/>
        <w:jc w:val="both"/>
        <w:rPr>
          <w:color w:val="000000"/>
          <w:sz w:val="28"/>
          <w:szCs w:val="28"/>
        </w:rPr>
      </w:pPr>
      <w:proofErr w:type="spellStart"/>
      <w:r>
        <w:rPr>
          <w:color w:val="000000"/>
          <w:sz w:val="28"/>
          <w:szCs w:val="28"/>
        </w:rPr>
        <w:t>Сверточный</w:t>
      </w:r>
      <w:proofErr w:type="spellEnd"/>
      <w:r>
        <w:rPr>
          <w:color w:val="000000"/>
          <w:sz w:val="28"/>
          <w:szCs w:val="28"/>
        </w:rPr>
        <w:t xml:space="preserve"> слой может иметь входом один и более двумерных массивов или матриц с измерениями N</w:t>
      </w:r>
      <w:r>
        <w:rPr>
          <w:color w:val="000000"/>
          <w:sz w:val="28"/>
          <w:szCs w:val="28"/>
          <w:vertAlign w:val="subscript"/>
        </w:rPr>
        <w:t>1</w:t>
      </w:r>
      <w:r>
        <w:rPr>
          <w:color w:val="000000"/>
          <w:sz w:val="28"/>
          <w:szCs w:val="28"/>
        </w:rPr>
        <w:t xml:space="preserve"> * N</w:t>
      </w:r>
      <w:r>
        <w:rPr>
          <w:color w:val="000000"/>
          <w:sz w:val="28"/>
          <w:szCs w:val="28"/>
          <w:vertAlign w:val="subscript"/>
        </w:rPr>
        <w:t>2</w:t>
      </w:r>
      <w:r>
        <w:rPr>
          <w:color w:val="000000"/>
          <w:sz w:val="28"/>
          <w:szCs w:val="28"/>
        </w:rPr>
        <w:t>. В пример можно привести размерность изображения в пикселях (ширина и высота). Эти матрицы N</w:t>
      </w:r>
      <w:r>
        <w:rPr>
          <w:color w:val="000000"/>
          <w:sz w:val="28"/>
          <w:szCs w:val="28"/>
          <w:vertAlign w:val="subscript"/>
        </w:rPr>
        <w:t>1</w:t>
      </w:r>
      <w:r>
        <w:rPr>
          <w:color w:val="000000"/>
          <w:sz w:val="28"/>
          <w:szCs w:val="28"/>
        </w:rPr>
        <w:t xml:space="preserve"> * N</w:t>
      </w:r>
      <w:r>
        <w:rPr>
          <w:color w:val="000000"/>
          <w:sz w:val="28"/>
          <w:szCs w:val="28"/>
          <w:vertAlign w:val="subscript"/>
        </w:rPr>
        <w:t>2</w:t>
      </w:r>
      <w:r>
        <w:rPr>
          <w:color w:val="000000"/>
          <w:sz w:val="28"/>
          <w:szCs w:val="28"/>
        </w:rPr>
        <w:t xml:space="preserve"> называются каналами. </w:t>
      </w:r>
      <w:proofErr w:type="spellStart"/>
      <w:r>
        <w:rPr>
          <w:color w:val="000000"/>
          <w:sz w:val="28"/>
          <w:szCs w:val="28"/>
        </w:rPr>
        <w:t>Сверточные</w:t>
      </w:r>
      <w:proofErr w:type="spellEnd"/>
      <w:r>
        <w:rPr>
          <w:color w:val="000000"/>
          <w:sz w:val="28"/>
          <w:szCs w:val="28"/>
        </w:rPr>
        <w:t xml:space="preserve"> слои при традиционной реализации получают на входе представления тензора третьего ранга (например, массива X</w:t>
      </w:r>
      <w:r>
        <w:rPr>
          <w:color w:val="000000"/>
          <w:sz w:val="28"/>
          <w:szCs w:val="28"/>
          <w:vertAlign w:val="subscript"/>
        </w:rPr>
        <w:t xml:space="preserve">N1*N2 </w:t>
      </w:r>
      <w:r>
        <w:rPr>
          <w:color w:val="000000"/>
          <w:sz w:val="28"/>
          <w:szCs w:val="28"/>
        </w:rPr>
        <w:t xml:space="preserve">* </w:t>
      </w:r>
      <w:proofErr w:type="spellStart"/>
      <w:r>
        <w:rPr>
          <w:color w:val="000000"/>
          <w:sz w:val="28"/>
          <w:szCs w:val="28"/>
        </w:rPr>
        <w:t>С</w:t>
      </w:r>
      <w:r>
        <w:rPr>
          <w:color w:val="000000"/>
          <w:sz w:val="28"/>
          <w:szCs w:val="28"/>
          <w:vertAlign w:val="subscript"/>
        </w:rPr>
        <w:t>вх</w:t>
      </w:r>
      <w:proofErr w:type="spellEnd"/>
      <w:r>
        <w:rPr>
          <w:color w:val="000000"/>
          <w:sz w:val="28"/>
          <w:szCs w:val="28"/>
        </w:rPr>
        <w:t xml:space="preserve">, который является трехмерным, где </w:t>
      </w:r>
      <w:proofErr w:type="spellStart"/>
      <w:r>
        <w:rPr>
          <w:color w:val="000000"/>
          <w:sz w:val="28"/>
          <w:szCs w:val="28"/>
        </w:rPr>
        <w:t>С</w:t>
      </w:r>
      <w:r>
        <w:rPr>
          <w:color w:val="000000"/>
          <w:sz w:val="28"/>
          <w:szCs w:val="28"/>
          <w:vertAlign w:val="subscript"/>
        </w:rPr>
        <w:t>вх</w:t>
      </w:r>
      <w:proofErr w:type="spellEnd"/>
      <w:r>
        <w:rPr>
          <w:color w:val="000000"/>
          <w:sz w:val="28"/>
          <w:szCs w:val="28"/>
        </w:rPr>
        <w:t xml:space="preserve"> - количество входных каналов). </w:t>
      </w:r>
    </w:p>
    <w:p w14:paraId="000001EE" w14:textId="77777777" w:rsidR="00C5037E" w:rsidRDefault="00E71261" w:rsidP="00DF3475">
      <w:pPr>
        <w:spacing w:line="360" w:lineRule="auto"/>
        <w:ind w:firstLine="708"/>
        <w:jc w:val="both"/>
        <w:rPr>
          <w:color w:val="000000"/>
          <w:sz w:val="28"/>
          <w:szCs w:val="28"/>
        </w:rPr>
      </w:pPr>
      <w:r>
        <w:rPr>
          <w:color w:val="000000"/>
          <w:sz w:val="28"/>
          <w:szCs w:val="28"/>
        </w:rPr>
        <w:t xml:space="preserve">Теперь рассмотрим следующий пример. В качестве входа в первый слой сети CNN будет изображение. При этом </w:t>
      </w:r>
      <w:proofErr w:type="spellStart"/>
      <w:r>
        <w:rPr>
          <w:color w:val="000000"/>
          <w:sz w:val="28"/>
          <w:szCs w:val="28"/>
        </w:rPr>
        <w:t>С</w:t>
      </w:r>
      <w:r>
        <w:rPr>
          <w:color w:val="000000"/>
          <w:sz w:val="28"/>
          <w:szCs w:val="28"/>
          <w:vertAlign w:val="subscript"/>
        </w:rPr>
        <w:t>вх</w:t>
      </w:r>
      <w:proofErr w:type="spellEnd"/>
      <w:r>
        <w:rPr>
          <w:color w:val="000000"/>
          <w:sz w:val="28"/>
          <w:szCs w:val="28"/>
        </w:rPr>
        <w:t xml:space="preserve"> = 3 (для красного, зеленого и синего цветовых каналов в RGB), так как изображение цветное и цветовой режим RGB. Но если изображение представлено в серых оттенках, то </w:t>
      </w:r>
      <w:proofErr w:type="spellStart"/>
      <w:r>
        <w:rPr>
          <w:color w:val="000000"/>
          <w:sz w:val="28"/>
          <w:szCs w:val="28"/>
        </w:rPr>
        <w:t>С</w:t>
      </w:r>
      <w:r>
        <w:rPr>
          <w:color w:val="000000"/>
          <w:sz w:val="28"/>
          <w:szCs w:val="28"/>
          <w:vertAlign w:val="subscript"/>
        </w:rPr>
        <w:t>вх</w:t>
      </w:r>
      <w:proofErr w:type="spellEnd"/>
      <w:r>
        <w:rPr>
          <w:color w:val="000000"/>
          <w:sz w:val="28"/>
          <w:szCs w:val="28"/>
        </w:rPr>
        <w:t xml:space="preserve"> = 1, потому что есть </w:t>
      </w:r>
      <w:r>
        <w:rPr>
          <w:color w:val="000000"/>
          <w:sz w:val="28"/>
          <w:szCs w:val="28"/>
        </w:rPr>
        <w:lastRenderedPageBreak/>
        <w:t>имеется один канал со значениями интенсивности пикселей в оттенках серого.</w:t>
      </w:r>
    </w:p>
    <w:p w14:paraId="000001F0" w14:textId="11308A1A" w:rsidR="00C5037E" w:rsidRDefault="00E71261" w:rsidP="00A956D9">
      <w:pPr>
        <w:spacing w:line="360" w:lineRule="auto"/>
        <w:ind w:firstLine="708"/>
        <w:jc w:val="both"/>
        <w:rPr>
          <w:color w:val="000000"/>
          <w:sz w:val="28"/>
          <w:szCs w:val="28"/>
        </w:rPr>
      </w:pPr>
      <w:r>
        <w:rPr>
          <w:color w:val="000000"/>
          <w:sz w:val="28"/>
          <w:szCs w:val="28"/>
        </w:rPr>
        <w:t xml:space="preserve">Имея входом изображения их можно преобразовывать в массивы </w:t>
      </w:r>
      <w:proofErr w:type="spellStart"/>
      <w:r>
        <w:rPr>
          <w:color w:val="000000"/>
          <w:sz w:val="28"/>
          <w:szCs w:val="28"/>
        </w:rPr>
        <w:t>NumPy</w:t>
      </w:r>
      <w:proofErr w:type="spellEnd"/>
      <w:r>
        <w:rPr>
          <w:color w:val="000000"/>
          <w:sz w:val="28"/>
          <w:szCs w:val="28"/>
        </w:rPr>
        <w:t xml:space="preserve"> с использованием типа данных uint8 (8 - битное целое число без знака). Это сделано для сокращения расхода памяти в сравнении, например, с 16-,32- или 64-битными целочисленными типами. Значения 8-битных беззнаковых целых чисел имеют значения в диапазоне [0, 255]. Этого хватает, чтобы хранить информацию о пикселях изображений RGB, которые также имеют значения в том же самом диапазоне.</w:t>
      </w:r>
    </w:p>
    <w:p w14:paraId="37E1A066" w14:textId="77777777" w:rsidR="00533F09" w:rsidRDefault="00533F09" w:rsidP="00DF3475">
      <w:pPr>
        <w:spacing w:line="360" w:lineRule="auto"/>
        <w:jc w:val="both"/>
        <w:rPr>
          <w:color w:val="000000"/>
          <w:sz w:val="28"/>
          <w:szCs w:val="28"/>
        </w:rPr>
      </w:pPr>
    </w:p>
    <w:p w14:paraId="000001F2" w14:textId="39E59714" w:rsidR="00C5037E" w:rsidRDefault="00E71261" w:rsidP="00DF3475">
      <w:pPr>
        <w:spacing w:line="360" w:lineRule="auto"/>
        <w:jc w:val="both"/>
        <w:rPr>
          <w:color w:val="000000"/>
          <w:sz w:val="28"/>
          <w:szCs w:val="28"/>
        </w:rPr>
      </w:pPr>
      <w:r>
        <w:rPr>
          <w:color w:val="000000"/>
          <w:sz w:val="28"/>
          <w:szCs w:val="28"/>
        </w:rPr>
        <w:t>Пример кода, реализующий считывание изображения:</w:t>
      </w:r>
    </w:p>
    <w:p w14:paraId="000001F3" w14:textId="77777777" w:rsidR="00C5037E" w:rsidRDefault="00C5037E">
      <w:pPr>
        <w:spacing w:line="360" w:lineRule="auto"/>
        <w:rPr>
          <w:color w:val="000000"/>
          <w:sz w:val="28"/>
          <w:szCs w:val="28"/>
        </w:rPr>
      </w:pPr>
    </w:p>
    <w:p w14:paraId="000001F4" w14:textId="77777777" w:rsidR="00C5037E" w:rsidRDefault="00C5037E">
      <w:pPr>
        <w:spacing w:line="360" w:lineRule="auto"/>
        <w:rPr>
          <w:color w:val="000000"/>
          <w:sz w:val="28"/>
          <w:szCs w:val="28"/>
        </w:rPr>
      </w:pPr>
    </w:p>
    <w:p w14:paraId="000001F5"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tensorflow</w:t>
      </w:r>
      <w:proofErr w:type="spellEnd"/>
      <w:r w:rsidRPr="00C1337C">
        <w:rPr>
          <w:color w:val="000000"/>
          <w:sz w:val="28"/>
          <w:szCs w:val="28"/>
          <w:highlight w:val="white"/>
          <w:lang w:val="en-US"/>
        </w:rPr>
        <w:t xml:space="preserve"> as </w:t>
      </w:r>
      <w:proofErr w:type="spellStart"/>
      <w:r w:rsidRPr="00C1337C">
        <w:rPr>
          <w:color w:val="000000"/>
          <w:sz w:val="28"/>
          <w:szCs w:val="28"/>
          <w:highlight w:val="white"/>
          <w:lang w:val="en-US"/>
        </w:rPr>
        <w:t>tf</w:t>
      </w:r>
      <w:proofErr w:type="spellEnd"/>
    </w:p>
    <w:p w14:paraId="000001F6"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img_example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io</w:t>
      </w:r>
      <w:r w:rsidRPr="00C1337C">
        <w:rPr>
          <w:b/>
          <w:color w:val="000000"/>
          <w:sz w:val="28"/>
          <w:szCs w:val="28"/>
          <w:highlight w:val="white"/>
          <w:lang w:val="en-US"/>
        </w:rPr>
        <w:t>.</w:t>
      </w:r>
      <w:r w:rsidRPr="00C1337C">
        <w:rPr>
          <w:color w:val="000000"/>
          <w:sz w:val="28"/>
          <w:szCs w:val="28"/>
          <w:highlight w:val="white"/>
          <w:lang w:val="en-US"/>
        </w:rPr>
        <w:t>read</w:t>
      </w:r>
      <w:proofErr w:type="gramEnd"/>
      <w:r w:rsidRPr="00C1337C">
        <w:rPr>
          <w:color w:val="000000"/>
          <w:sz w:val="28"/>
          <w:szCs w:val="28"/>
          <w:highlight w:val="white"/>
          <w:lang w:val="en-US"/>
        </w:rPr>
        <w:t>_file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'example. </w:t>
      </w:r>
      <w:proofErr w:type="spellStart"/>
      <w:r w:rsidRPr="00C1337C">
        <w:rPr>
          <w:color w:val="000000"/>
          <w:sz w:val="28"/>
          <w:szCs w:val="28"/>
          <w:highlight w:val="white"/>
          <w:lang w:val="en-US"/>
        </w:rPr>
        <w:t>png</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1F7"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image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image</w:t>
      </w:r>
      <w:proofErr w:type="gramEnd"/>
      <w:r w:rsidRPr="00C1337C">
        <w:rPr>
          <w:b/>
          <w:color w:val="000000"/>
          <w:sz w:val="28"/>
          <w:szCs w:val="28"/>
          <w:highlight w:val="white"/>
          <w:lang w:val="en-US"/>
        </w:rPr>
        <w:t>.</w:t>
      </w:r>
      <w:r w:rsidRPr="00C1337C">
        <w:rPr>
          <w:color w:val="000000"/>
          <w:sz w:val="28"/>
          <w:szCs w:val="28"/>
          <w:highlight w:val="white"/>
          <w:lang w:val="en-US"/>
        </w:rPr>
        <w:t>decode_image</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img_example</w:t>
      </w:r>
      <w:proofErr w:type="spellEnd"/>
      <w:r w:rsidRPr="00C1337C">
        <w:rPr>
          <w:b/>
          <w:color w:val="000000"/>
          <w:sz w:val="28"/>
          <w:szCs w:val="28"/>
          <w:highlight w:val="white"/>
          <w:lang w:val="en-US"/>
        </w:rPr>
        <w:t>)</w:t>
      </w:r>
    </w:p>
    <w:p w14:paraId="000001F8"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spellStart"/>
      <w:r>
        <w:rPr>
          <w:b/>
          <w:color w:val="000000"/>
          <w:sz w:val="28"/>
          <w:szCs w:val="28"/>
          <w:highlight w:val="white"/>
        </w:rPr>
        <w:t>print</w:t>
      </w:r>
      <w:proofErr w:type="spellEnd"/>
      <w:r>
        <w:rPr>
          <w:color w:val="000000"/>
          <w:sz w:val="28"/>
          <w:szCs w:val="28"/>
          <w:highlight w:val="white"/>
        </w:rPr>
        <w:t xml:space="preserve"> </w:t>
      </w:r>
      <w:r>
        <w:rPr>
          <w:b/>
          <w:color w:val="000000"/>
          <w:sz w:val="28"/>
          <w:szCs w:val="28"/>
          <w:highlight w:val="white"/>
        </w:rPr>
        <w:t>(</w:t>
      </w:r>
      <w:r>
        <w:rPr>
          <w:color w:val="000000"/>
          <w:sz w:val="28"/>
          <w:szCs w:val="28"/>
          <w:highlight w:val="white"/>
        </w:rPr>
        <w:t>'Формат данного изображения: '</w:t>
      </w:r>
      <w:r>
        <w:rPr>
          <w:b/>
          <w:color w:val="000000"/>
          <w:sz w:val="28"/>
          <w:szCs w:val="28"/>
          <w:highlight w:val="white"/>
        </w:rPr>
        <w:t>,</w:t>
      </w:r>
      <w:r>
        <w:rPr>
          <w:color w:val="000000"/>
          <w:sz w:val="28"/>
          <w:szCs w:val="28"/>
          <w:highlight w:val="white"/>
        </w:rPr>
        <w:t xml:space="preserve"> </w:t>
      </w:r>
      <w:proofErr w:type="spellStart"/>
      <w:proofErr w:type="gramStart"/>
      <w:r>
        <w:rPr>
          <w:color w:val="000000"/>
          <w:sz w:val="28"/>
          <w:szCs w:val="28"/>
          <w:highlight w:val="white"/>
        </w:rPr>
        <w:t>image</w:t>
      </w:r>
      <w:r>
        <w:rPr>
          <w:b/>
          <w:color w:val="000000"/>
          <w:sz w:val="28"/>
          <w:szCs w:val="28"/>
          <w:highlight w:val="white"/>
        </w:rPr>
        <w:t>.</w:t>
      </w:r>
      <w:r>
        <w:rPr>
          <w:color w:val="000000"/>
          <w:sz w:val="28"/>
          <w:szCs w:val="28"/>
          <w:highlight w:val="white"/>
        </w:rPr>
        <w:t>shape</w:t>
      </w:r>
      <w:proofErr w:type="spellEnd"/>
      <w:proofErr w:type="gramEnd"/>
      <w:r>
        <w:rPr>
          <w:b/>
          <w:color w:val="000000"/>
          <w:sz w:val="28"/>
          <w:szCs w:val="28"/>
          <w:highlight w:val="white"/>
        </w:rPr>
        <w:t>)</w:t>
      </w:r>
    </w:p>
    <w:p w14:paraId="000001F9" w14:textId="77777777" w:rsidR="00C5037E" w:rsidRDefault="00E71261" w:rsidP="00DF3475">
      <w:pPr>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rPr>
      </w:pPr>
      <w:r>
        <w:rPr>
          <w:color w:val="000000"/>
          <w:sz w:val="28"/>
          <w:szCs w:val="28"/>
          <w:highlight w:val="white"/>
        </w:rPr>
        <w:t>Формат данного изображения</w:t>
      </w:r>
      <w:r>
        <w:rPr>
          <w:b/>
          <w:color w:val="000000"/>
          <w:sz w:val="28"/>
          <w:szCs w:val="28"/>
          <w:highlight w:val="white"/>
        </w:rPr>
        <w:t>:</w:t>
      </w:r>
      <w:r>
        <w:rPr>
          <w:color w:val="000000"/>
          <w:sz w:val="28"/>
          <w:szCs w:val="28"/>
          <w:highlight w:val="white"/>
        </w:rPr>
        <w:t xml:space="preserve"> </w:t>
      </w:r>
      <w:r>
        <w:rPr>
          <w:b/>
          <w:color w:val="000000"/>
          <w:sz w:val="28"/>
          <w:szCs w:val="28"/>
          <w:highlight w:val="white"/>
        </w:rPr>
        <w:t>(</w:t>
      </w:r>
      <w:r>
        <w:rPr>
          <w:color w:val="000000"/>
          <w:sz w:val="28"/>
          <w:szCs w:val="28"/>
          <w:highlight w:val="white"/>
        </w:rPr>
        <w:t>220</w:t>
      </w:r>
      <w:r>
        <w:rPr>
          <w:b/>
          <w:color w:val="000000"/>
          <w:sz w:val="28"/>
          <w:szCs w:val="28"/>
          <w:highlight w:val="white"/>
        </w:rPr>
        <w:t>,</w:t>
      </w:r>
      <w:r>
        <w:rPr>
          <w:color w:val="000000"/>
          <w:sz w:val="28"/>
          <w:szCs w:val="28"/>
          <w:highlight w:val="white"/>
        </w:rPr>
        <w:t xml:space="preserve"> 220</w:t>
      </w:r>
      <w:r>
        <w:rPr>
          <w:b/>
          <w:color w:val="000000"/>
          <w:sz w:val="28"/>
          <w:szCs w:val="28"/>
          <w:highlight w:val="white"/>
        </w:rPr>
        <w:t>,</w:t>
      </w:r>
      <w:r>
        <w:rPr>
          <w:color w:val="000000"/>
          <w:sz w:val="28"/>
          <w:szCs w:val="28"/>
          <w:highlight w:val="white"/>
        </w:rPr>
        <w:t xml:space="preserve"> 3</w:t>
      </w:r>
      <w:r>
        <w:rPr>
          <w:b/>
          <w:color w:val="000000"/>
          <w:sz w:val="28"/>
          <w:szCs w:val="28"/>
          <w:highlight w:val="white"/>
        </w:rPr>
        <w:t>)</w:t>
      </w:r>
    </w:p>
    <w:p w14:paraId="000001FA" w14:textId="77777777" w:rsidR="00C5037E" w:rsidRDefault="00C5037E" w:rsidP="00DF3475">
      <w:pPr>
        <w:spacing w:line="360" w:lineRule="auto"/>
        <w:jc w:val="both"/>
        <w:rPr>
          <w:color w:val="000000"/>
          <w:sz w:val="28"/>
          <w:szCs w:val="28"/>
        </w:rPr>
      </w:pPr>
    </w:p>
    <w:p w14:paraId="000001FB" w14:textId="77777777" w:rsidR="00C5037E" w:rsidRDefault="00E71261" w:rsidP="00DF3475">
      <w:pPr>
        <w:spacing w:line="360" w:lineRule="auto"/>
        <w:jc w:val="both"/>
        <w:rPr>
          <w:color w:val="000000"/>
          <w:sz w:val="28"/>
          <w:szCs w:val="28"/>
        </w:rPr>
      </w:pPr>
      <w:r>
        <w:rPr>
          <w:color w:val="000000"/>
          <w:sz w:val="28"/>
          <w:szCs w:val="28"/>
        </w:rPr>
        <w:t xml:space="preserve">Теперь пример кода с использованием </w:t>
      </w:r>
      <w:proofErr w:type="spellStart"/>
      <w:r>
        <w:rPr>
          <w:color w:val="000000"/>
          <w:sz w:val="28"/>
          <w:szCs w:val="28"/>
        </w:rPr>
        <w:t>imageio</w:t>
      </w:r>
      <w:proofErr w:type="spellEnd"/>
      <w:r>
        <w:rPr>
          <w:color w:val="000000"/>
          <w:sz w:val="28"/>
          <w:szCs w:val="28"/>
        </w:rPr>
        <w:t>.</w:t>
      </w:r>
    </w:p>
    <w:p w14:paraId="000001FC" w14:textId="77777777" w:rsidR="00C5037E" w:rsidRDefault="00C5037E" w:rsidP="00DF3475">
      <w:pPr>
        <w:spacing w:line="360" w:lineRule="auto"/>
        <w:jc w:val="both"/>
        <w:rPr>
          <w:color w:val="000000"/>
          <w:sz w:val="28"/>
          <w:szCs w:val="28"/>
        </w:rPr>
      </w:pPr>
    </w:p>
    <w:p w14:paraId="000001FD"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imageio</w:t>
      </w:r>
      <w:proofErr w:type="spellEnd"/>
    </w:p>
    <w:p w14:paraId="000001FE"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image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imageio</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imread</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'example. </w:t>
      </w:r>
      <w:proofErr w:type="spellStart"/>
      <w:r w:rsidRPr="00C1337C">
        <w:rPr>
          <w:color w:val="000000"/>
          <w:sz w:val="28"/>
          <w:szCs w:val="28"/>
          <w:highlight w:val="white"/>
          <w:lang w:val="en-US"/>
        </w:rPr>
        <w:t>png</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1FF" w14:textId="77777777" w:rsidR="00C5037E" w:rsidRPr="00C1337C"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gramStart"/>
      <w:r w:rsidRPr="00C1337C">
        <w:rPr>
          <w:b/>
          <w:color w:val="000000"/>
          <w:sz w:val="28"/>
          <w:szCs w:val="28"/>
          <w:highlight w:val="white"/>
          <w:lang w:val="en-US"/>
        </w:rPr>
        <w:t>print(</w:t>
      </w:r>
      <w:proofErr w:type="gramEnd"/>
      <w:r w:rsidRPr="00C1337C">
        <w:rPr>
          <w:color w:val="000000"/>
          <w:sz w:val="28"/>
          <w:szCs w:val="28"/>
          <w:highlight w:val="white"/>
          <w:lang w:val="en-US"/>
        </w:rPr>
        <w:t>'</w:t>
      </w:r>
      <w:r>
        <w:rPr>
          <w:color w:val="000000"/>
          <w:sz w:val="28"/>
          <w:szCs w:val="28"/>
          <w:highlight w:val="white"/>
        </w:rPr>
        <w:t>Ф</w:t>
      </w:r>
      <w:r w:rsidRPr="00C1337C">
        <w:rPr>
          <w:color w:val="000000"/>
          <w:sz w:val="28"/>
          <w:szCs w:val="28"/>
          <w:highlight w:val="white"/>
          <w:lang w:val="en-US"/>
        </w:rPr>
        <w:t>op</w:t>
      </w:r>
      <w:r>
        <w:rPr>
          <w:color w:val="000000"/>
          <w:sz w:val="28"/>
          <w:szCs w:val="28"/>
          <w:highlight w:val="white"/>
        </w:rPr>
        <w:t>м</w:t>
      </w:r>
      <w:r w:rsidRPr="00C1337C">
        <w:rPr>
          <w:color w:val="000000"/>
          <w:sz w:val="28"/>
          <w:szCs w:val="28"/>
          <w:highlight w:val="white"/>
          <w:lang w:val="en-US"/>
        </w:rPr>
        <w:t>a</w:t>
      </w:r>
      <w:r>
        <w:rPr>
          <w:color w:val="000000"/>
          <w:sz w:val="28"/>
          <w:szCs w:val="28"/>
          <w:highlight w:val="white"/>
        </w:rPr>
        <w:t>т</w:t>
      </w:r>
      <w:r w:rsidRPr="00C1337C">
        <w:rPr>
          <w:color w:val="000000"/>
          <w:sz w:val="28"/>
          <w:szCs w:val="28"/>
          <w:highlight w:val="white"/>
          <w:lang w:val="en-US"/>
        </w:rPr>
        <w:t xml:space="preserve"> </w:t>
      </w:r>
      <w:r>
        <w:rPr>
          <w:color w:val="000000"/>
          <w:sz w:val="28"/>
          <w:szCs w:val="28"/>
          <w:highlight w:val="white"/>
        </w:rPr>
        <w:t>изображения</w:t>
      </w:r>
      <w:r w:rsidRPr="00C1337C">
        <w:rPr>
          <w:color w:val="000000"/>
          <w:sz w:val="28"/>
          <w:szCs w:val="28"/>
          <w:highlight w:val="white"/>
          <w:lang w:val="en-US"/>
        </w:rPr>
        <w:t>:'</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img</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p>
    <w:p w14:paraId="00000200"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Формат изображения</w:t>
      </w:r>
      <w:r>
        <w:rPr>
          <w:b/>
          <w:color w:val="000000"/>
          <w:sz w:val="28"/>
          <w:szCs w:val="28"/>
          <w:highlight w:val="white"/>
        </w:rPr>
        <w:t>:</w:t>
      </w:r>
      <w:r>
        <w:rPr>
          <w:color w:val="000000"/>
          <w:sz w:val="28"/>
          <w:szCs w:val="28"/>
          <w:highlight w:val="white"/>
        </w:rPr>
        <w:t xml:space="preserve"> </w:t>
      </w:r>
      <w:r>
        <w:rPr>
          <w:b/>
          <w:color w:val="000000"/>
          <w:sz w:val="28"/>
          <w:szCs w:val="28"/>
          <w:highlight w:val="white"/>
        </w:rPr>
        <w:t>(</w:t>
      </w:r>
      <w:r>
        <w:rPr>
          <w:color w:val="000000"/>
          <w:sz w:val="28"/>
          <w:szCs w:val="28"/>
          <w:highlight w:val="white"/>
        </w:rPr>
        <w:t>220</w:t>
      </w:r>
      <w:r>
        <w:rPr>
          <w:b/>
          <w:color w:val="000000"/>
          <w:sz w:val="28"/>
          <w:szCs w:val="28"/>
          <w:highlight w:val="white"/>
        </w:rPr>
        <w:t>,</w:t>
      </w:r>
      <w:r>
        <w:rPr>
          <w:color w:val="000000"/>
          <w:sz w:val="28"/>
          <w:szCs w:val="28"/>
          <w:highlight w:val="white"/>
        </w:rPr>
        <w:t xml:space="preserve"> 150</w:t>
      </w:r>
      <w:r>
        <w:rPr>
          <w:b/>
          <w:color w:val="000000"/>
          <w:sz w:val="28"/>
          <w:szCs w:val="28"/>
          <w:highlight w:val="white"/>
        </w:rPr>
        <w:t>,</w:t>
      </w:r>
      <w:r>
        <w:rPr>
          <w:color w:val="000000"/>
          <w:sz w:val="28"/>
          <w:szCs w:val="28"/>
          <w:highlight w:val="white"/>
        </w:rPr>
        <w:t xml:space="preserve"> 3</w:t>
      </w:r>
      <w:r>
        <w:rPr>
          <w:b/>
          <w:color w:val="000000"/>
          <w:sz w:val="28"/>
          <w:szCs w:val="28"/>
          <w:highlight w:val="white"/>
        </w:rPr>
        <w:t>)</w:t>
      </w:r>
    </w:p>
    <w:p w14:paraId="00000201"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spellStart"/>
      <w:r>
        <w:rPr>
          <w:b/>
          <w:color w:val="000000"/>
          <w:sz w:val="28"/>
          <w:szCs w:val="28"/>
          <w:highlight w:val="white"/>
        </w:rPr>
        <w:t>print</w:t>
      </w:r>
      <w:proofErr w:type="spellEnd"/>
      <w:r>
        <w:rPr>
          <w:color w:val="000000"/>
          <w:sz w:val="28"/>
          <w:szCs w:val="28"/>
          <w:highlight w:val="white"/>
        </w:rPr>
        <w:t xml:space="preserve"> </w:t>
      </w:r>
      <w:r>
        <w:rPr>
          <w:b/>
          <w:color w:val="000000"/>
          <w:sz w:val="28"/>
          <w:szCs w:val="28"/>
          <w:highlight w:val="white"/>
        </w:rPr>
        <w:t>(</w:t>
      </w:r>
      <w:r>
        <w:rPr>
          <w:color w:val="000000"/>
          <w:sz w:val="28"/>
          <w:szCs w:val="28"/>
          <w:highlight w:val="white"/>
        </w:rPr>
        <w:t>'Количество каналов:'</w:t>
      </w:r>
      <w:r>
        <w:rPr>
          <w:b/>
          <w:color w:val="000000"/>
          <w:sz w:val="28"/>
          <w:szCs w:val="28"/>
          <w:highlight w:val="white"/>
        </w:rPr>
        <w:t>,</w:t>
      </w:r>
      <w:r>
        <w:rPr>
          <w:color w:val="000000"/>
          <w:sz w:val="28"/>
          <w:szCs w:val="28"/>
          <w:highlight w:val="white"/>
        </w:rPr>
        <w:t xml:space="preserve"> </w:t>
      </w:r>
      <w:proofErr w:type="spellStart"/>
      <w:proofErr w:type="gramStart"/>
      <w:r>
        <w:rPr>
          <w:color w:val="000000"/>
          <w:sz w:val="28"/>
          <w:szCs w:val="28"/>
          <w:highlight w:val="white"/>
        </w:rPr>
        <w:t>image</w:t>
      </w:r>
      <w:r>
        <w:rPr>
          <w:b/>
          <w:color w:val="000000"/>
          <w:sz w:val="28"/>
          <w:szCs w:val="28"/>
          <w:highlight w:val="white"/>
        </w:rPr>
        <w:t>.</w:t>
      </w:r>
      <w:r>
        <w:rPr>
          <w:color w:val="000000"/>
          <w:sz w:val="28"/>
          <w:szCs w:val="28"/>
          <w:highlight w:val="white"/>
        </w:rPr>
        <w:t>shape</w:t>
      </w:r>
      <w:proofErr w:type="spellEnd"/>
      <w:proofErr w:type="gramEnd"/>
      <w:r>
        <w:rPr>
          <w:color w:val="000000"/>
          <w:sz w:val="28"/>
          <w:szCs w:val="28"/>
          <w:highlight w:val="white"/>
        </w:rPr>
        <w:t xml:space="preserve"> </w:t>
      </w:r>
      <w:r>
        <w:rPr>
          <w:b/>
          <w:color w:val="000000"/>
          <w:sz w:val="28"/>
          <w:szCs w:val="28"/>
          <w:highlight w:val="white"/>
        </w:rPr>
        <w:t>[</w:t>
      </w:r>
      <w:r>
        <w:rPr>
          <w:color w:val="000000"/>
          <w:sz w:val="28"/>
          <w:szCs w:val="28"/>
          <w:highlight w:val="white"/>
        </w:rPr>
        <w:t>2</w:t>
      </w:r>
      <w:r>
        <w:rPr>
          <w:b/>
          <w:color w:val="000000"/>
          <w:sz w:val="28"/>
          <w:szCs w:val="28"/>
          <w:highlight w:val="white"/>
        </w:rPr>
        <w:t>])</w:t>
      </w:r>
    </w:p>
    <w:p w14:paraId="00000202"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Количество каналов</w:t>
      </w:r>
      <w:r>
        <w:rPr>
          <w:b/>
          <w:color w:val="000000"/>
          <w:sz w:val="28"/>
          <w:szCs w:val="28"/>
          <w:highlight w:val="white"/>
        </w:rPr>
        <w:t>:</w:t>
      </w:r>
      <w:r>
        <w:rPr>
          <w:color w:val="000000"/>
          <w:sz w:val="28"/>
          <w:szCs w:val="28"/>
          <w:highlight w:val="white"/>
        </w:rPr>
        <w:t xml:space="preserve"> 3</w:t>
      </w:r>
    </w:p>
    <w:p w14:paraId="00000203"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spellStart"/>
      <w:r>
        <w:rPr>
          <w:b/>
          <w:color w:val="000000"/>
          <w:sz w:val="28"/>
          <w:szCs w:val="28"/>
          <w:highlight w:val="white"/>
        </w:rPr>
        <w:t>print</w:t>
      </w:r>
      <w:proofErr w:type="spellEnd"/>
      <w:r>
        <w:rPr>
          <w:color w:val="000000"/>
          <w:sz w:val="28"/>
          <w:szCs w:val="28"/>
          <w:highlight w:val="white"/>
        </w:rPr>
        <w:t xml:space="preserve"> </w:t>
      </w:r>
      <w:r>
        <w:rPr>
          <w:b/>
          <w:color w:val="000000"/>
          <w:sz w:val="28"/>
          <w:szCs w:val="28"/>
          <w:highlight w:val="white"/>
        </w:rPr>
        <w:t>(</w:t>
      </w:r>
      <w:r>
        <w:rPr>
          <w:color w:val="000000"/>
          <w:sz w:val="28"/>
          <w:szCs w:val="28"/>
          <w:highlight w:val="white"/>
        </w:rPr>
        <w:t xml:space="preserve">'Изображение имеет тип данных: </w:t>
      </w:r>
      <w:proofErr w:type="gramStart"/>
      <w:r>
        <w:rPr>
          <w:color w:val="000000"/>
          <w:sz w:val="28"/>
          <w:szCs w:val="28"/>
          <w:highlight w:val="white"/>
        </w:rPr>
        <w:t xml:space="preserve">' </w:t>
      </w:r>
      <w:r>
        <w:rPr>
          <w:b/>
          <w:color w:val="000000"/>
          <w:sz w:val="28"/>
          <w:szCs w:val="28"/>
          <w:highlight w:val="white"/>
        </w:rPr>
        <w:t>,</w:t>
      </w:r>
      <w:proofErr w:type="spellStart"/>
      <w:r>
        <w:rPr>
          <w:color w:val="000000"/>
          <w:sz w:val="28"/>
          <w:szCs w:val="28"/>
          <w:highlight w:val="white"/>
        </w:rPr>
        <w:t>image</w:t>
      </w:r>
      <w:proofErr w:type="gramEnd"/>
      <w:r>
        <w:rPr>
          <w:b/>
          <w:color w:val="000000"/>
          <w:sz w:val="28"/>
          <w:szCs w:val="28"/>
          <w:highlight w:val="white"/>
        </w:rPr>
        <w:t>.</w:t>
      </w:r>
      <w:r>
        <w:rPr>
          <w:color w:val="000000"/>
          <w:sz w:val="28"/>
          <w:szCs w:val="28"/>
          <w:highlight w:val="white"/>
        </w:rPr>
        <w:t>dtуре</w:t>
      </w:r>
      <w:proofErr w:type="spellEnd"/>
      <w:r>
        <w:rPr>
          <w:b/>
          <w:color w:val="000000"/>
          <w:sz w:val="28"/>
          <w:szCs w:val="28"/>
          <w:highlight w:val="white"/>
        </w:rPr>
        <w:t>)</w:t>
      </w:r>
    </w:p>
    <w:p w14:paraId="00000204"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Изображение имеет тип данных</w:t>
      </w:r>
      <w:r>
        <w:rPr>
          <w:b/>
          <w:color w:val="000000"/>
          <w:sz w:val="28"/>
          <w:szCs w:val="28"/>
          <w:highlight w:val="white"/>
        </w:rPr>
        <w:t>:</w:t>
      </w:r>
      <w:r>
        <w:rPr>
          <w:color w:val="000000"/>
          <w:sz w:val="28"/>
          <w:szCs w:val="28"/>
          <w:highlight w:val="white"/>
        </w:rPr>
        <w:t xml:space="preserve"> uint8</w:t>
      </w:r>
    </w:p>
    <w:p w14:paraId="00000205"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spellStart"/>
      <w:proofErr w:type="gramStart"/>
      <w:r>
        <w:rPr>
          <w:b/>
          <w:color w:val="000000"/>
          <w:sz w:val="28"/>
          <w:szCs w:val="28"/>
          <w:highlight w:val="white"/>
        </w:rPr>
        <w:t>print</w:t>
      </w:r>
      <w:proofErr w:type="spellEnd"/>
      <w:r>
        <w:rPr>
          <w:b/>
          <w:color w:val="000000"/>
          <w:sz w:val="28"/>
          <w:szCs w:val="28"/>
          <w:highlight w:val="white"/>
        </w:rPr>
        <w:t>(</w:t>
      </w:r>
      <w:proofErr w:type="spellStart"/>
      <w:proofErr w:type="gramEnd"/>
      <w:r>
        <w:rPr>
          <w:color w:val="000000"/>
          <w:sz w:val="28"/>
          <w:szCs w:val="28"/>
          <w:highlight w:val="white"/>
        </w:rPr>
        <w:t>image</w:t>
      </w:r>
      <w:proofErr w:type="spellEnd"/>
      <w:r>
        <w:rPr>
          <w:b/>
          <w:color w:val="000000"/>
          <w:sz w:val="28"/>
          <w:szCs w:val="28"/>
          <w:highlight w:val="white"/>
        </w:rPr>
        <w:t>[</w:t>
      </w:r>
      <w:r>
        <w:rPr>
          <w:color w:val="000000"/>
          <w:sz w:val="28"/>
          <w:szCs w:val="28"/>
          <w:highlight w:val="white"/>
        </w:rPr>
        <w:t>100</w:t>
      </w:r>
      <w:r>
        <w:rPr>
          <w:b/>
          <w:color w:val="000000"/>
          <w:sz w:val="28"/>
          <w:szCs w:val="28"/>
          <w:highlight w:val="white"/>
        </w:rPr>
        <w:t>:</w:t>
      </w:r>
      <w:r>
        <w:rPr>
          <w:color w:val="000000"/>
          <w:sz w:val="28"/>
          <w:szCs w:val="28"/>
          <w:highlight w:val="white"/>
        </w:rPr>
        <w:t>102</w:t>
      </w:r>
      <w:r>
        <w:rPr>
          <w:b/>
          <w:color w:val="000000"/>
          <w:sz w:val="28"/>
          <w:szCs w:val="28"/>
          <w:highlight w:val="white"/>
        </w:rPr>
        <w:t>,</w:t>
      </w:r>
      <w:r>
        <w:rPr>
          <w:color w:val="000000"/>
          <w:sz w:val="28"/>
          <w:szCs w:val="28"/>
          <w:highlight w:val="white"/>
        </w:rPr>
        <w:t xml:space="preserve"> 100</w:t>
      </w:r>
      <w:r>
        <w:rPr>
          <w:b/>
          <w:color w:val="000000"/>
          <w:sz w:val="28"/>
          <w:szCs w:val="28"/>
          <w:highlight w:val="white"/>
        </w:rPr>
        <w:t>:</w:t>
      </w:r>
      <w:r>
        <w:rPr>
          <w:color w:val="000000"/>
          <w:sz w:val="28"/>
          <w:szCs w:val="28"/>
          <w:highlight w:val="white"/>
        </w:rPr>
        <w:t>102</w:t>
      </w:r>
      <w:r>
        <w:rPr>
          <w:b/>
          <w:color w:val="000000"/>
          <w:sz w:val="28"/>
          <w:szCs w:val="28"/>
          <w:highlight w:val="white"/>
        </w:rPr>
        <w:t>,</w:t>
      </w:r>
      <w:r>
        <w:rPr>
          <w:color w:val="000000"/>
          <w:sz w:val="28"/>
          <w:szCs w:val="28"/>
          <w:highlight w:val="white"/>
        </w:rPr>
        <w:t xml:space="preserve"> </w:t>
      </w:r>
      <w:r>
        <w:rPr>
          <w:b/>
          <w:color w:val="000000"/>
          <w:sz w:val="28"/>
          <w:szCs w:val="28"/>
          <w:highlight w:val="white"/>
        </w:rPr>
        <w:t>:))</w:t>
      </w:r>
    </w:p>
    <w:p w14:paraId="00000206"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gramStart"/>
      <w:r>
        <w:rPr>
          <w:b/>
          <w:color w:val="000000"/>
          <w:sz w:val="28"/>
          <w:szCs w:val="28"/>
          <w:highlight w:val="white"/>
        </w:rPr>
        <w:lastRenderedPageBreak/>
        <w:t>[[</w:t>
      </w:r>
      <w:r>
        <w:rPr>
          <w:color w:val="000000"/>
          <w:sz w:val="28"/>
          <w:szCs w:val="28"/>
          <w:highlight w:val="white"/>
        </w:rPr>
        <w:t xml:space="preserve"> </w:t>
      </w:r>
      <w:r>
        <w:rPr>
          <w:b/>
          <w:color w:val="000000"/>
          <w:sz w:val="28"/>
          <w:szCs w:val="28"/>
          <w:highlight w:val="white"/>
        </w:rPr>
        <w:t>[</w:t>
      </w:r>
      <w:proofErr w:type="gramEnd"/>
      <w:r>
        <w:rPr>
          <w:color w:val="000000"/>
          <w:sz w:val="28"/>
          <w:szCs w:val="28"/>
          <w:highlight w:val="white"/>
        </w:rPr>
        <w:t>179 134 110</w:t>
      </w:r>
      <w:r>
        <w:rPr>
          <w:b/>
          <w:color w:val="000000"/>
          <w:sz w:val="28"/>
          <w:szCs w:val="28"/>
          <w:highlight w:val="white"/>
        </w:rPr>
        <w:t>]</w:t>
      </w:r>
    </w:p>
    <w:p w14:paraId="00000207"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b/>
          <w:color w:val="000000"/>
          <w:sz w:val="28"/>
          <w:szCs w:val="28"/>
          <w:highlight w:val="white"/>
        </w:rPr>
        <w:t>(</w:t>
      </w:r>
      <w:r>
        <w:rPr>
          <w:color w:val="000000"/>
          <w:sz w:val="28"/>
          <w:szCs w:val="28"/>
          <w:highlight w:val="white"/>
        </w:rPr>
        <w:t>182 136 112</w:t>
      </w:r>
      <w:r>
        <w:rPr>
          <w:b/>
          <w:color w:val="000000"/>
          <w:sz w:val="28"/>
          <w:szCs w:val="28"/>
          <w:highlight w:val="white"/>
        </w:rPr>
        <w:t>]]</w:t>
      </w:r>
    </w:p>
    <w:p w14:paraId="00000208" w14:textId="77777777" w:rsidR="00C5037E" w:rsidRDefault="00E71261" w:rsidP="00DF3475">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b/>
          <w:color w:val="000000"/>
          <w:sz w:val="28"/>
          <w:szCs w:val="28"/>
          <w:highlight w:val="white"/>
        </w:rPr>
        <w:t>[(</w:t>
      </w:r>
      <w:r>
        <w:rPr>
          <w:color w:val="000000"/>
          <w:sz w:val="28"/>
          <w:szCs w:val="28"/>
          <w:highlight w:val="white"/>
        </w:rPr>
        <w:t>180 135 11</w:t>
      </w:r>
      <w:r>
        <w:rPr>
          <w:b/>
          <w:color w:val="000000"/>
          <w:sz w:val="28"/>
          <w:szCs w:val="28"/>
          <w:highlight w:val="white"/>
        </w:rPr>
        <w:t>]</w:t>
      </w:r>
    </w:p>
    <w:p w14:paraId="00000209" w14:textId="77777777" w:rsidR="00C5037E" w:rsidRDefault="00E71261" w:rsidP="00DF3475">
      <w:pPr>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rPr>
      </w:pPr>
      <w:r>
        <w:rPr>
          <w:b/>
          <w:color w:val="000000"/>
          <w:sz w:val="28"/>
          <w:szCs w:val="28"/>
          <w:highlight w:val="white"/>
        </w:rPr>
        <w:t>(</w:t>
      </w:r>
      <w:r>
        <w:rPr>
          <w:color w:val="000000"/>
          <w:sz w:val="28"/>
          <w:szCs w:val="28"/>
          <w:highlight w:val="white"/>
        </w:rPr>
        <w:t>182 137 113</w:t>
      </w:r>
      <w:r>
        <w:rPr>
          <w:b/>
          <w:color w:val="000000"/>
          <w:sz w:val="28"/>
          <w:szCs w:val="28"/>
          <w:highlight w:val="white"/>
        </w:rPr>
        <w:t>]]]</w:t>
      </w:r>
    </w:p>
    <w:p w14:paraId="55BC4C62" w14:textId="77777777" w:rsidR="00DF3475" w:rsidRDefault="00DF3475">
      <w:pPr>
        <w:pBdr>
          <w:top w:val="nil"/>
          <w:left w:val="nil"/>
          <w:bottom w:val="nil"/>
          <w:right w:val="nil"/>
          <w:between w:val="nil"/>
        </w:pBdr>
        <w:spacing w:line="360" w:lineRule="auto"/>
        <w:ind w:left="708" w:right="61" w:firstLine="708"/>
        <w:rPr>
          <w:color w:val="000000"/>
          <w:sz w:val="28"/>
          <w:szCs w:val="28"/>
        </w:rPr>
      </w:pPr>
    </w:p>
    <w:p w14:paraId="0000020B" w14:textId="5D1BD7AE" w:rsidR="00C5037E" w:rsidRDefault="00E71261" w:rsidP="00DF3475">
      <w:pPr>
        <w:pBdr>
          <w:top w:val="nil"/>
          <w:left w:val="nil"/>
          <w:bottom w:val="nil"/>
          <w:right w:val="nil"/>
          <w:between w:val="nil"/>
        </w:pBdr>
        <w:spacing w:line="360" w:lineRule="auto"/>
        <w:ind w:right="61" w:firstLine="720"/>
        <w:jc w:val="both"/>
        <w:rPr>
          <w:color w:val="000000"/>
          <w:sz w:val="28"/>
          <w:szCs w:val="28"/>
        </w:rPr>
      </w:pPr>
      <w:r>
        <w:rPr>
          <w:color w:val="000000"/>
          <w:sz w:val="28"/>
          <w:szCs w:val="28"/>
        </w:rPr>
        <w:t>Чтобы операция свертки работала на все входные каналы,</w:t>
      </w:r>
      <w:r w:rsidR="00C343B2">
        <w:rPr>
          <w:color w:val="000000"/>
          <w:sz w:val="28"/>
          <w:szCs w:val="28"/>
        </w:rPr>
        <w:t xml:space="preserve"> </w:t>
      </w:r>
      <w:r>
        <w:rPr>
          <w:color w:val="000000"/>
          <w:sz w:val="28"/>
          <w:szCs w:val="28"/>
        </w:rPr>
        <w:t xml:space="preserve">необходимо ее выполнять для каждого канала отдельно и </w:t>
      </w:r>
      <w:proofErr w:type="spellStart"/>
      <w:r>
        <w:rPr>
          <w:color w:val="000000"/>
          <w:sz w:val="28"/>
          <w:szCs w:val="28"/>
        </w:rPr>
        <w:t>и</w:t>
      </w:r>
      <w:proofErr w:type="spellEnd"/>
      <w:r>
        <w:rPr>
          <w:color w:val="000000"/>
          <w:sz w:val="28"/>
          <w:szCs w:val="28"/>
        </w:rPr>
        <w:t xml:space="preserve"> затем складываем результаты вместе, используя суммирование матриц. Следующее</w:t>
      </w:r>
      <w:r w:rsidR="00DF3475">
        <w:rPr>
          <w:color w:val="000000"/>
          <w:sz w:val="28"/>
          <w:szCs w:val="28"/>
        </w:rPr>
        <w:t xml:space="preserve"> </w:t>
      </w:r>
      <w:r>
        <w:rPr>
          <w:color w:val="000000"/>
          <w:sz w:val="28"/>
          <w:szCs w:val="28"/>
        </w:rPr>
        <w:t>уравнение вычисляет общий результат предварительной активации:</w:t>
      </w:r>
    </w:p>
    <w:p w14:paraId="3094C2B1" w14:textId="7E810370" w:rsidR="008020D5" w:rsidRPr="008020D5" w:rsidRDefault="008020D5" w:rsidP="00DF3475">
      <w:pPr>
        <w:pBdr>
          <w:top w:val="nil"/>
          <w:left w:val="nil"/>
          <w:bottom w:val="nil"/>
          <w:right w:val="nil"/>
          <w:between w:val="nil"/>
        </w:pBdr>
        <w:spacing w:line="360" w:lineRule="auto"/>
        <w:ind w:right="61" w:firstLine="720"/>
        <w:jc w:val="both"/>
        <w:rPr>
          <w:color w:val="000000"/>
          <w:sz w:val="28"/>
          <w:szCs w:val="28"/>
        </w:rPr>
      </w:pPr>
      <w:r>
        <w:rPr>
          <w:color w:val="000000"/>
          <w:sz w:val="28"/>
          <w:szCs w:val="28"/>
        </w:rPr>
        <w:t xml:space="preserve">Для заданного образца </w:t>
      </w:r>
      <w:proofErr w:type="spellStart"/>
      <w:r>
        <w:rPr>
          <w:color w:val="000000"/>
          <w:sz w:val="28"/>
          <w:szCs w:val="28"/>
          <w:lang w:val="en-US"/>
        </w:rPr>
        <w:t>X</w:t>
      </w:r>
      <w:r w:rsidRPr="008020D5">
        <w:rPr>
          <w:color w:val="000000"/>
          <w:sz w:val="28"/>
          <w:szCs w:val="28"/>
          <w:vertAlign w:val="subscript"/>
          <w:lang w:val="en-US"/>
        </w:rPr>
        <w:t>n</w:t>
      </w:r>
      <w:proofErr w:type="spellEnd"/>
      <w:r w:rsidRPr="008020D5">
        <w:rPr>
          <w:color w:val="000000"/>
          <w:sz w:val="28"/>
          <w:szCs w:val="28"/>
          <w:vertAlign w:val="subscript"/>
        </w:rPr>
        <w:t>1*</w:t>
      </w:r>
      <w:r w:rsidRPr="008020D5">
        <w:rPr>
          <w:color w:val="000000"/>
          <w:sz w:val="28"/>
          <w:szCs w:val="28"/>
          <w:vertAlign w:val="subscript"/>
          <w:lang w:val="en-US"/>
        </w:rPr>
        <w:t>n</w:t>
      </w:r>
      <w:r w:rsidRPr="008020D5">
        <w:rPr>
          <w:color w:val="000000"/>
          <w:sz w:val="28"/>
          <w:szCs w:val="28"/>
          <w:vertAlign w:val="subscript"/>
        </w:rPr>
        <w:t>2*</w:t>
      </w:r>
      <w:r w:rsidRPr="008020D5">
        <w:rPr>
          <w:color w:val="000000"/>
          <w:sz w:val="28"/>
          <w:szCs w:val="28"/>
          <w:vertAlign w:val="subscript"/>
          <w:lang w:val="en-US"/>
        </w:rPr>
        <w:t>C</w:t>
      </w:r>
      <w:proofErr w:type="spellStart"/>
      <w:r w:rsidRPr="008020D5">
        <w:rPr>
          <w:color w:val="000000"/>
          <w:sz w:val="28"/>
          <w:szCs w:val="28"/>
          <w:vertAlign w:val="subscript"/>
        </w:rPr>
        <w:t>вх</w:t>
      </w:r>
      <w:proofErr w:type="spellEnd"/>
      <w:r>
        <w:rPr>
          <w:color w:val="000000"/>
          <w:sz w:val="28"/>
          <w:szCs w:val="28"/>
          <w:vertAlign w:val="subscript"/>
        </w:rPr>
        <w:t xml:space="preserve">, </w:t>
      </w:r>
      <w:r>
        <w:rPr>
          <w:color w:val="000000"/>
          <w:sz w:val="28"/>
          <w:szCs w:val="28"/>
        </w:rPr>
        <w:t xml:space="preserve">матрицы ядра </w:t>
      </w:r>
      <w:r>
        <w:rPr>
          <w:color w:val="000000"/>
          <w:sz w:val="28"/>
          <w:szCs w:val="28"/>
          <w:lang w:val="en-US"/>
        </w:rPr>
        <w:t>W</w:t>
      </w:r>
      <w:r w:rsidRPr="008020D5">
        <w:rPr>
          <w:color w:val="000000"/>
          <w:sz w:val="28"/>
          <w:szCs w:val="28"/>
          <w:vertAlign w:val="subscript"/>
          <w:lang w:val="en-US"/>
        </w:rPr>
        <w:t>m</w:t>
      </w:r>
      <w:r w:rsidRPr="008020D5">
        <w:rPr>
          <w:color w:val="000000"/>
          <w:sz w:val="28"/>
          <w:szCs w:val="28"/>
          <w:vertAlign w:val="subscript"/>
        </w:rPr>
        <w:t>1*</w:t>
      </w:r>
      <w:r w:rsidRPr="008020D5">
        <w:rPr>
          <w:color w:val="000000"/>
          <w:sz w:val="28"/>
          <w:szCs w:val="28"/>
          <w:vertAlign w:val="subscript"/>
          <w:lang w:val="en-US"/>
        </w:rPr>
        <w:t>m</w:t>
      </w:r>
      <w:r w:rsidRPr="008020D5">
        <w:rPr>
          <w:color w:val="000000"/>
          <w:sz w:val="28"/>
          <w:szCs w:val="28"/>
          <w:vertAlign w:val="subscript"/>
        </w:rPr>
        <w:t>2*</w:t>
      </w:r>
      <w:r w:rsidRPr="008020D5">
        <w:rPr>
          <w:color w:val="000000"/>
          <w:sz w:val="28"/>
          <w:szCs w:val="28"/>
          <w:vertAlign w:val="subscript"/>
          <w:lang w:val="en-US"/>
        </w:rPr>
        <w:t>C</w:t>
      </w:r>
      <w:proofErr w:type="spellStart"/>
      <w:r w:rsidRPr="008020D5">
        <w:rPr>
          <w:color w:val="000000"/>
          <w:sz w:val="28"/>
          <w:szCs w:val="28"/>
          <w:vertAlign w:val="subscript"/>
        </w:rPr>
        <w:t>вх</w:t>
      </w:r>
      <w:proofErr w:type="spellEnd"/>
      <w:r>
        <w:rPr>
          <w:color w:val="000000"/>
          <w:sz w:val="28"/>
          <w:szCs w:val="28"/>
          <w:vertAlign w:val="subscript"/>
        </w:rPr>
        <w:t xml:space="preserve"> </w:t>
      </w:r>
      <w:r>
        <w:rPr>
          <w:color w:val="000000"/>
          <w:sz w:val="28"/>
          <w:szCs w:val="28"/>
        </w:rPr>
        <w:t xml:space="preserve">и значения смещения </w:t>
      </w:r>
      <w:r>
        <w:rPr>
          <w:color w:val="000000"/>
          <w:sz w:val="28"/>
          <w:szCs w:val="28"/>
          <w:lang w:val="en-US"/>
        </w:rPr>
        <w:t>b</w:t>
      </w:r>
    </w:p>
    <w:p w14:paraId="0000020D" w14:textId="374EAB43" w:rsidR="00C5037E" w:rsidRDefault="00C5037E" w:rsidP="008A3A1A">
      <w:pPr>
        <w:pBdr>
          <w:top w:val="nil"/>
          <w:left w:val="nil"/>
          <w:bottom w:val="nil"/>
          <w:right w:val="nil"/>
          <w:between w:val="nil"/>
        </w:pBdr>
        <w:spacing w:line="360" w:lineRule="auto"/>
        <w:ind w:right="61"/>
        <w:rPr>
          <w:color w:val="000000"/>
          <w:sz w:val="28"/>
          <w:szCs w:val="28"/>
        </w:rPr>
      </w:pPr>
    </w:p>
    <w:p w14:paraId="05C2E44A" w14:textId="5E5DA91C" w:rsidR="00E07561" w:rsidRPr="008020D5" w:rsidRDefault="00B26CE1" w:rsidP="00E07561">
      <w:pPr>
        <w:pBdr>
          <w:top w:val="nil"/>
          <w:left w:val="nil"/>
          <w:bottom w:val="nil"/>
          <w:right w:val="nil"/>
          <w:between w:val="nil"/>
        </w:pBdr>
        <w:spacing w:line="360" w:lineRule="auto"/>
        <w:ind w:left="172" w:right="61"/>
        <w:rPr>
          <w:color w:val="000000"/>
          <w:sz w:val="28"/>
          <w:szCs w:val="28"/>
        </w:rPr>
      </w:pPr>
      <m:oMathPara>
        <m:oMath>
          <m:sSup>
            <m:sSupPr>
              <m:ctrlPr>
                <w:rPr>
                  <w:rFonts w:ascii="Cambria Math" w:hAnsi="Cambria Math"/>
                  <w:i/>
                  <w:color w:val="000000"/>
                  <w:sz w:val="28"/>
                  <w:szCs w:val="28"/>
                </w:rPr>
              </m:ctrlPr>
            </m:sSupPr>
            <m:e>
              <m:r>
                <w:rPr>
                  <w:rFonts w:ascii="Cambria Math" w:hAnsi="Cambria Math"/>
                  <w:color w:val="000000"/>
                  <w:sz w:val="28"/>
                  <w:szCs w:val="28"/>
                </w:rPr>
                <m:t>Z</m:t>
              </m:r>
            </m:e>
            <m:sup>
              <m:r>
                <w:rPr>
                  <w:rFonts w:ascii="Cambria Math" w:hAnsi="Cambria Math"/>
                  <w:color w:val="000000"/>
                  <w:sz w:val="28"/>
                  <w:szCs w:val="28"/>
                </w:rPr>
                <m:t>C</m:t>
              </m:r>
            </m:sup>
          </m:sSup>
          <m:r>
            <w:rPr>
              <w:rFonts w:ascii="Cambria Math" w:hAnsi="Cambria Math"/>
              <w:color w:val="000000"/>
              <w:sz w:val="28"/>
              <w:szCs w:val="28"/>
            </w:rPr>
            <m:t>=</m:t>
          </m:r>
          <m:nary>
            <m:naryPr>
              <m:chr m:val="∑"/>
              <m:limLoc m:val="undOvr"/>
              <m:grow m:val="1"/>
              <m:ctrlPr>
                <w:rPr>
                  <w:rFonts w:ascii="Cambria Math" w:hAnsi="Cambria Math"/>
                  <w:i/>
                  <w:color w:val="000000"/>
                  <w:sz w:val="28"/>
                  <w:szCs w:val="28"/>
                </w:rPr>
              </m:ctrlPr>
            </m:naryPr>
            <m:sub>
              <m:r>
                <w:rPr>
                  <w:rFonts w:ascii="Cambria Math" w:hAnsi="Cambria Math"/>
                  <w:color w:val="000000"/>
                  <w:sz w:val="28"/>
                  <w:szCs w:val="28"/>
                </w:rPr>
                <m:t>C=1</m:t>
              </m:r>
            </m:sub>
            <m:sup>
              <m:r>
                <w:rPr>
                  <w:rFonts w:ascii="Cambria Math" w:hAnsi="Cambria Math"/>
                  <w:color w:val="000000"/>
                  <w:sz w:val="28"/>
                  <w:szCs w:val="28"/>
                </w:rPr>
                <m:t>C</m:t>
              </m:r>
            </m:sup>
            <m:e>
              <m:r>
                <w:rPr>
                  <w:rFonts w:ascii="Cambria Math" w:hAnsi="Cambria Math"/>
                  <w:color w:val="000000"/>
                  <w:sz w:val="28"/>
                  <w:szCs w:val="28"/>
                </w:rPr>
                <m:t>w</m:t>
              </m:r>
              <m:d>
                <m:dPr>
                  <m:begChr m:val="["/>
                  <m:endChr m:val="]"/>
                  <m:ctrlPr>
                    <w:rPr>
                      <w:rFonts w:ascii="Cambria Math" w:hAnsi="Cambria Math"/>
                      <w:i/>
                      <w:color w:val="000000"/>
                      <w:sz w:val="28"/>
                      <w:szCs w:val="28"/>
                    </w:rPr>
                  </m:ctrlPr>
                </m:dPr>
                <m:e>
                  <m:r>
                    <w:rPr>
                      <w:rFonts w:ascii="Cambria Math" w:hAnsi="Cambria Math"/>
                      <w:color w:val="000000"/>
                      <w:sz w:val="28"/>
                      <w:szCs w:val="28"/>
                    </w:rPr>
                    <m:t>:,:,C</m:t>
                  </m:r>
                </m:e>
              </m:d>
            </m:e>
          </m:nary>
        </m:oMath>
      </m:oMathPara>
    </w:p>
    <w:p w14:paraId="58CFB773" w14:textId="15296FA1" w:rsidR="00E07561" w:rsidRPr="00E07561" w:rsidRDefault="008A3A1A" w:rsidP="008A3A1A">
      <w:pPr>
        <w:pBdr>
          <w:top w:val="nil"/>
          <w:left w:val="nil"/>
          <w:bottom w:val="nil"/>
          <w:right w:val="nil"/>
          <w:between w:val="nil"/>
        </w:pBdr>
        <w:spacing w:line="360" w:lineRule="auto"/>
        <w:ind w:left="172" w:right="61"/>
        <w:jc w:val="center"/>
        <w:rPr>
          <w:color w:val="000000"/>
          <w:sz w:val="28"/>
          <w:szCs w:val="28"/>
        </w:rPr>
      </w:pPr>
      <w:r>
        <w:rPr>
          <w:color w:val="000000"/>
          <w:sz w:val="28"/>
          <w:szCs w:val="28"/>
        </w:rPr>
        <w:t>Предварительная активация</w:t>
      </w:r>
      <w:r w:rsidRPr="008A3A1A">
        <w:rPr>
          <w:color w:val="000000"/>
          <w:sz w:val="28"/>
          <w:szCs w:val="28"/>
        </w:rPr>
        <w:t xml:space="preserve">: </w:t>
      </w:r>
      <m:oMath>
        <m:r>
          <w:rPr>
            <w:rFonts w:ascii="Cambria Math" w:hAnsi="Cambria Math"/>
            <w:color w:val="000000"/>
            <w:sz w:val="28"/>
            <w:szCs w:val="28"/>
          </w:rPr>
          <m:t>Z=</m:t>
        </m:r>
        <m:sSup>
          <m:sSupPr>
            <m:ctrlPr>
              <w:rPr>
                <w:rFonts w:ascii="Cambria Math" w:hAnsi="Cambria Math"/>
                <w:i/>
                <w:color w:val="000000"/>
                <w:sz w:val="28"/>
                <w:szCs w:val="28"/>
              </w:rPr>
            </m:ctrlPr>
          </m:sSupPr>
          <m:e>
            <m:r>
              <w:rPr>
                <w:rFonts w:ascii="Cambria Math" w:hAnsi="Cambria Math"/>
                <w:color w:val="000000"/>
                <w:sz w:val="28"/>
                <w:szCs w:val="28"/>
              </w:rPr>
              <m:t>Z</m:t>
            </m:r>
          </m:e>
          <m:sup>
            <m:r>
              <w:rPr>
                <w:rFonts w:ascii="Cambria Math" w:hAnsi="Cambria Math"/>
                <w:color w:val="000000"/>
                <w:sz w:val="28"/>
                <w:szCs w:val="28"/>
              </w:rPr>
              <m:t>c</m:t>
            </m:r>
          </m:sup>
        </m:sSup>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c</m:t>
            </m:r>
          </m:sub>
        </m:sSub>
      </m:oMath>
    </w:p>
    <w:p w14:paraId="33D4DBF8" w14:textId="268A0B27" w:rsidR="00E07561" w:rsidRDefault="008A3A1A" w:rsidP="008A3A1A">
      <w:pPr>
        <w:pBdr>
          <w:top w:val="nil"/>
          <w:left w:val="nil"/>
          <w:bottom w:val="nil"/>
          <w:right w:val="nil"/>
          <w:between w:val="nil"/>
        </w:pBdr>
        <w:spacing w:line="360" w:lineRule="auto"/>
        <w:ind w:left="172" w:right="61"/>
        <w:jc w:val="center"/>
        <w:rPr>
          <w:color w:val="000000"/>
          <w:sz w:val="28"/>
          <w:szCs w:val="28"/>
        </w:rPr>
      </w:pPr>
      <w:r>
        <w:rPr>
          <w:color w:val="000000"/>
          <w:sz w:val="28"/>
          <w:szCs w:val="28"/>
        </w:rPr>
        <w:t>Карта признаков</w:t>
      </w:r>
      <w:r w:rsidRPr="008A3A1A">
        <w:rPr>
          <w:color w:val="000000"/>
          <w:sz w:val="28"/>
          <w:szCs w:val="28"/>
        </w:rPr>
        <w:t xml:space="preserve">: </w:t>
      </w:r>
      <m:oMath>
        <m:r>
          <w:rPr>
            <w:rFonts w:ascii="Cambria Math" w:hAnsi="Cambria Math"/>
            <w:color w:val="000000"/>
            <w:sz w:val="28"/>
            <w:szCs w:val="28"/>
          </w:rPr>
          <m:t>A=ϕ</m:t>
        </m:r>
        <m:d>
          <m:dPr>
            <m:ctrlPr>
              <w:rPr>
                <w:rFonts w:ascii="Cambria Math" w:hAnsi="Cambria Math"/>
                <w:i/>
                <w:color w:val="000000"/>
                <w:sz w:val="28"/>
                <w:szCs w:val="28"/>
              </w:rPr>
            </m:ctrlPr>
          </m:dPr>
          <m:e>
            <m:r>
              <w:rPr>
                <w:rFonts w:ascii="Cambria Math" w:hAnsi="Cambria Math"/>
                <w:color w:val="000000"/>
                <w:sz w:val="28"/>
                <w:szCs w:val="28"/>
              </w:rPr>
              <m:t>Z</m:t>
            </m:r>
          </m:e>
        </m:d>
      </m:oMath>
    </w:p>
    <w:p w14:paraId="18DA92BD" w14:textId="77777777" w:rsidR="008020D5" w:rsidRDefault="008020D5" w:rsidP="008A3A1A">
      <w:pPr>
        <w:pBdr>
          <w:top w:val="nil"/>
          <w:left w:val="nil"/>
          <w:bottom w:val="nil"/>
          <w:right w:val="nil"/>
          <w:between w:val="nil"/>
        </w:pBdr>
        <w:spacing w:line="360" w:lineRule="auto"/>
        <w:ind w:left="172" w:right="61"/>
        <w:jc w:val="center"/>
        <w:rPr>
          <w:color w:val="000000"/>
          <w:sz w:val="28"/>
          <w:szCs w:val="28"/>
        </w:rPr>
      </w:pPr>
    </w:p>
    <w:p w14:paraId="40F64D61" w14:textId="0DE3E689" w:rsidR="008A3A1A" w:rsidRDefault="00E71261" w:rsidP="008020D5">
      <w:pPr>
        <w:pBdr>
          <w:top w:val="nil"/>
          <w:left w:val="nil"/>
          <w:bottom w:val="nil"/>
          <w:right w:val="nil"/>
          <w:between w:val="nil"/>
        </w:pBdr>
        <w:spacing w:line="360" w:lineRule="auto"/>
        <w:ind w:right="61" w:firstLine="720"/>
        <w:jc w:val="both"/>
        <w:rPr>
          <w:color w:val="000000"/>
          <w:sz w:val="28"/>
          <w:szCs w:val="28"/>
        </w:rPr>
      </w:pPr>
      <w:r>
        <w:rPr>
          <w:color w:val="000000"/>
          <w:sz w:val="28"/>
          <w:szCs w:val="28"/>
        </w:rPr>
        <w:t xml:space="preserve">A представляет собой финальный результат и в то же время является картой признаков. </w:t>
      </w:r>
      <w:proofErr w:type="spellStart"/>
      <w:r w:rsidR="00A956D9">
        <w:rPr>
          <w:color w:val="000000"/>
          <w:sz w:val="28"/>
          <w:szCs w:val="28"/>
        </w:rPr>
        <w:t>С</w:t>
      </w:r>
      <w:r>
        <w:rPr>
          <w:color w:val="000000"/>
          <w:sz w:val="28"/>
          <w:szCs w:val="28"/>
        </w:rPr>
        <w:t>верточный</w:t>
      </w:r>
      <w:proofErr w:type="spellEnd"/>
      <w:r>
        <w:rPr>
          <w:color w:val="000000"/>
          <w:sz w:val="28"/>
          <w:szCs w:val="28"/>
        </w:rPr>
        <w:t xml:space="preserve"> слой сети в основном имеет более одной карты признаков. При использовании нескольких карт признаков тензор ядра становится четырехмерным, таким образом: ширина* высота* </w:t>
      </w:r>
      <w:proofErr w:type="spellStart"/>
      <w:r>
        <w:rPr>
          <w:color w:val="000000"/>
          <w:sz w:val="28"/>
          <w:szCs w:val="28"/>
        </w:rPr>
        <w:t>С</w:t>
      </w:r>
      <w:r>
        <w:rPr>
          <w:color w:val="000000"/>
          <w:sz w:val="28"/>
          <w:szCs w:val="28"/>
          <w:vertAlign w:val="subscript"/>
        </w:rPr>
        <w:t>вх</w:t>
      </w:r>
      <w:proofErr w:type="spellEnd"/>
      <w:r>
        <w:rPr>
          <w:color w:val="000000"/>
          <w:sz w:val="28"/>
          <w:szCs w:val="28"/>
        </w:rPr>
        <w:t>*</w:t>
      </w:r>
      <w:proofErr w:type="spellStart"/>
      <w:r>
        <w:rPr>
          <w:color w:val="000000"/>
          <w:sz w:val="28"/>
          <w:szCs w:val="28"/>
        </w:rPr>
        <w:t>С</w:t>
      </w:r>
      <w:r>
        <w:rPr>
          <w:color w:val="000000"/>
          <w:sz w:val="28"/>
          <w:szCs w:val="28"/>
          <w:vertAlign w:val="subscript"/>
        </w:rPr>
        <w:t>вых</w:t>
      </w:r>
      <w:proofErr w:type="spellEnd"/>
      <w:r>
        <w:rPr>
          <w:color w:val="000000"/>
          <w:sz w:val="28"/>
          <w:szCs w:val="28"/>
        </w:rPr>
        <w:t xml:space="preserve">. Здесь ширина*высота - размер ядра, </w:t>
      </w:r>
      <w:proofErr w:type="spellStart"/>
      <w:r>
        <w:rPr>
          <w:color w:val="000000"/>
          <w:sz w:val="28"/>
          <w:szCs w:val="28"/>
        </w:rPr>
        <w:t>С</w:t>
      </w:r>
      <w:r>
        <w:rPr>
          <w:color w:val="000000"/>
          <w:sz w:val="28"/>
          <w:szCs w:val="28"/>
          <w:vertAlign w:val="subscript"/>
        </w:rPr>
        <w:t>вх</w:t>
      </w:r>
      <w:proofErr w:type="spellEnd"/>
      <w:r>
        <w:rPr>
          <w:color w:val="000000"/>
          <w:sz w:val="28"/>
          <w:szCs w:val="28"/>
        </w:rPr>
        <w:t xml:space="preserve"> – количество входных каналов и </w:t>
      </w:r>
      <w:proofErr w:type="spellStart"/>
      <w:r>
        <w:rPr>
          <w:color w:val="000000"/>
          <w:sz w:val="28"/>
          <w:szCs w:val="28"/>
        </w:rPr>
        <w:t>С</w:t>
      </w:r>
      <w:r>
        <w:rPr>
          <w:color w:val="000000"/>
          <w:sz w:val="28"/>
          <w:szCs w:val="28"/>
          <w:vertAlign w:val="subscript"/>
        </w:rPr>
        <w:t>вых</w:t>
      </w:r>
      <w:proofErr w:type="spellEnd"/>
      <w:r>
        <w:rPr>
          <w:color w:val="000000"/>
          <w:sz w:val="28"/>
          <w:szCs w:val="28"/>
        </w:rPr>
        <w:t xml:space="preserve"> - количество выходных карт признаков. Обновим предыдущее уравнение включив него количество выходных карт признаков:</w:t>
      </w:r>
    </w:p>
    <w:p w14:paraId="1743D974" w14:textId="071B68E3" w:rsidR="008020D5" w:rsidRPr="008020D5" w:rsidRDefault="008020D5" w:rsidP="008020D5">
      <w:pPr>
        <w:pBdr>
          <w:top w:val="nil"/>
          <w:left w:val="nil"/>
          <w:bottom w:val="nil"/>
          <w:right w:val="nil"/>
          <w:between w:val="nil"/>
        </w:pBdr>
        <w:spacing w:line="360" w:lineRule="auto"/>
        <w:ind w:right="61" w:firstLine="720"/>
        <w:jc w:val="both"/>
        <w:rPr>
          <w:color w:val="000000"/>
          <w:sz w:val="28"/>
          <w:szCs w:val="28"/>
        </w:rPr>
      </w:pPr>
      <w:r>
        <w:rPr>
          <w:color w:val="000000"/>
          <w:sz w:val="28"/>
          <w:szCs w:val="28"/>
        </w:rPr>
        <w:t xml:space="preserve">Для заданного образца </w:t>
      </w:r>
      <w:proofErr w:type="spellStart"/>
      <w:r>
        <w:rPr>
          <w:color w:val="000000"/>
          <w:sz w:val="28"/>
          <w:szCs w:val="28"/>
          <w:lang w:val="en-US"/>
        </w:rPr>
        <w:t>X</w:t>
      </w:r>
      <w:r w:rsidRPr="008020D5">
        <w:rPr>
          <w:color w:val="000000"/>
          <w:sz w:val="28"/>
          <w:szCs w:val="28"/>
          <w:vertAlign w:val="subscript"/>
          <w:lang w:val="en-US"/>
        </w:rPr>
        <w:t>n</w:t>
      </w:r>
      <w:proofErr w:type="spellEnd"/>
      <w:r w:rsidRPr="008020D5">
        <w:rPr>
          <w:color w:val="000000"/>
          <w:sz w:val="28"/>
          <w:szCs w:val="28"/>
          <w:vertAlign w:val="subscript"/>
        </w:rPr>
        <w:t>1*</w:t>
      </w:r>
      <w:r w:rsidRPr="008020D5">
        <w:rPr>
          <w:color w:val="000000"/>
          <w:sz w:val="28"/>
          <w:szCs w:val="28"/>
          <w:vertAlign w:val="subscript"/>
          <w:lang w:val="en-US"/>
        </w:rPr>
        <w:t>n</w:t>
      </w:r>
      <w:r w:rsidRPr="008020D5">
        <w:rPr>
          <w:color w:val="000000"/>
          <w:sz w:val="28"/>
          <w:szCs w:val="28"/>
          <w:vertAlign w:val="subscript"/>
        </w:rPr>
        <w:t>2*</w:t>
      </w:r>
      <w:r w:rsidRPr="008020D5">
        <w:rPr>
          <w:color w:val="000000"/>
          <w:sz w:val="28"/>
          <w:szCs w:val="28"/>
          <w:vertAlign w:val="subscript"/>
          <w:lang w:val="en-US"/>
        </w:rPr>
        <w:t>C</w:t>
      </w:r>
      <w:proofErr w:type="spellStart"/>
      <w:r w:rsidRPr="008020D5">
        <w:rPr>
          <w:color w:val="000000"/>
          <w:sz w:val="28"/>
          <w:szCs w:val="28"/>
          <w:vertAlign w:val="subscript"/>
        </w:rPr>
        <w:t>вх</w:t>
      </w:r>
      <w:proofErr w:type="spellEnd"/>
      <w:r>
        <w:rPr>
          <w:color w:val="000000"/>
          <w:sz w:val="28"/>
          <w:szCs w:val="28"/>
          <w:vertAlign w:val="subscript"/>
        </w:rPr>
        <w:t xml:space="preserve">, </w:t>
      </w:r>
      <w:r>
        <w:rPr>
          <w:color w:val="000000"/>
          <w:sz w:val="28"/>
          <w:szCs w:val="28"/>
        </w:rPr>
        <w:t xml:space="preserve">матрицы ядра </w:t>
      </w:r>
      <w:r>
        <w:rPr>
          <w:color w:val="000000"/>
          <w:sz w:val="28"/>
          <w:szCs w:val="28"/>
          <w:lang w:val="en-US"/>
        </w:rPr>
        <w:t>W</w:t>
      </w:r>
      <w:r w:rsidRPr="008020D5">
        <w:rPr>
          <w:color w:val="000000"/>
          <w:sz w:val="28"/>
          <w:szCs w:val="28"/>
          <w:vertAlign w:val="subscript"/>
          <w:lang w:val="en-US"/>
        </w:rPr>
        <w:t>m</w:t>
      </w:r>
      <w:r w:rsidRPr="008020D5">
        <w:rPr>
          <w:color w:val="000000"/>
          <w:sz w:val="28"/>
          <w:szCs w:val="28"/>
          <w:vertAlign w:val="subscript"/>
        </w:rPr>
        <w:t>1*</w:t>
      </w:r>
      <w:r w:rsidRPr="008020D5">
        <w:rPr>
          <w:color w:val="000000"/>
          <w:sz w:val="28"/>
          <w:szCs w:val="28"/>
          <w:vertAlign w:val="subscript"/>
          <w:lang w:val="en-US"/>
        </w:rPr>
        <w:t>m</w:t>
      </w:r>
      <w:r w:rsidRPr="008020D5">
        <w:rPr>
          <w:color w:val="000000"/>
          <w:sz w:val="28"/>
          <w:szCs w:val="28"/>
          <w:vertAlign w:val="subscript"/>
        </w:rPr>
        <w:t>2*</w:t>
      </w:r>
      <w:r w:rsidRPr="008020D5">
        <w:rPr>
          <w:color w:val="000000"/>
          <w:sz w:val="28"/>
          <w:szCs w:val="28"/>
          <w:vertAlign w:val="subscript"/>
          <w:lang w:val="en-US"/>
        </w:rPr>
        <w:t>C</w:t>
      </w:r>
      <w:proofErr w:type="spellStart"/>
      <w:r w:rsidRPr="008020D5">
        <w:rPr>
          <w:color w:val="000000"/>
          <w:sz w:val="28"/>
          <w:szCs w:val="28"/>
          <w:vertAlign w:val="subscript"/>
        </w:rPr>
        <w:t>вх</w:t>
      </w:r>
      <w:proofErr w:type="spellEnd"/>
      <w:r w:rsidRPr="008020D5">
        <w:rPr>
          <w:color w:val="000000"/>
          <w:sz w:val="28"/>
          <w:szCs w:val="28"/>
          <w:vertAlign w:val="subscript"/>
        </w:rPr>
        <w:t>*</w:t>
      </w:r>
      <w:r>
        <w:rPr>
          <w:color w:val="000000"/>
          <w:sz w:val="28"/>
          <w:szCs w:val="28"/>
          <w:vertAlign w:val="subscript"/>
          <w:lang w:val="en-US"/>
        </w:rPr>
        <w:t>C</w:t>
      </w:r>
      <w:proofErr w:type="spellStart"/>
      <w:r>
        <w:rPr>
          <w:color w:val="000000"/>
          <w:sz w:val="28"/>
          <w:szCs w:val="28"/>
          <w:vertAlign w:val="subscript"/>
        </w:rPr>
        <w:t>вых</w:t>
      </w:r>
      <w:proofErr w:type="spellEnd"/>
      <w:r>
        <w:rPr>
          <w:color w:val="000000"/>
          <w:sz w:val="28"/>
          <w:szCs w:val="28"/>
          <w:vertAlign w:val="subscript"/>
        </w:rPr>
        <w:t xml:space="preserve"> </w:t>
      </w:r>
      <w:r>
        <w:rPr>
          <w:color w:val="000000"/>
          <w:sz w:val="28"/>
          <w:szCs w:val="28"/>
        </w:rPr>
        <w:t xml:space="preserve">и значения смещения </w:t>
      </w:r>
      <w:r>
        <w:rPr>
          <w:color w:val="000000"/>
          <w:sz w:val="28"/>
          <w:szCs w:val="28"/>
          <w:lang w:val="en-US"/>
        </w:rPr>
        <w:t>b</w:t>
      </w:r>
      <w:proofErr w:type="spellStart"/>
      <w:r w:rsidRPr="008020D5">
        <w:rPr>
          <w:color w:val="000000"/>
          <w:sz w:val="28"/>
          <w:szCs w:val="28"/>
          <w:vertAlign w:val="subscript"/>
        </w:rPr>
        <w:t>Свых</w:t>
      </w:r>
      <w:proofErr w:type="spellEnd"/>
    </w:p>
    <w:p w14:paraId="12CB2B2B" w14:textId="77777777" w:rsidR="008020D5" w:rsidRPr="008020D5" w:rsidRDefault="008020D5" w:rsidP="008020D5">
      <w:pPr>
        <w:pBdr>
          <w:top w:val="nil"/>
          <w:left w:val="nil"/>
          <w:bottom w:val="nil"/>
          <w:right w:val="nil"/>
          <w:between w:val="nil"/>
        </w:pBdr>
        <w:spacing w:line="360" w:lineRule="auto"/>
        <w:ind w:right="61" w:firstLine="720"/>
        <w:jc w:val="both"/>
        <w:rPr>
          <w:color w:val="000000"/>
          <w:sz w:val="28"/>
          <w:szCs w:val="28"/>
        </w:rPr>
      </w:pPr>
    </w:p>
    <w:p w14:paraId="2386D8C9" w14:textId="37033799" w:rsidR="008A3A1A" w:rsidRPr="008020D5" w:rsidRDefault="00B26CE1" w:rsidP="008A3A1A">
      <w:pPr>
        <w:pBdr>
          <w:top w:val="nil"/>
          <w:left w:val="nil"/>
          <w:bottom w:val="nil"/>
          <w:right w:val="nil"/>
          <w:between w:val="nil"/>
        </w:pBdr>
        <w:spacing w:line="360" w:lineRule="auto"/>
        <w:ind w:left="172" w:right="61"/>
        <w:rPr>
          <w:color w:val="000000"/>
          <w:sz w:val="28"/>
          <w:szCs w:val="28"/>
        </w:rPr>
      </w:pPr>
      <m:oMathPara>
        <m:oMath>
          <m:sSup>
            <m:sSupPr>
              <m:ctrlPr>
                <w:rPr>
                  <w:rFonts w:ascii="Cambria Math" w:hAnsi="Cambria Math"/>
                  <w:i/>
                  <w:color w:val="000000"/>
                  <w:sz w:val="28"/>
                  <w:szCs w:val="28"/>
                </w:rPr>
              </m:ctrlPr>
            </m:sSupPr>
            <m:e>
              <m:r>
                <w:rPr>
                  <w:rFonts w:ascii="Cambria Math" w:hAnsi="Cambria Math"/>
                  <w:color w:val="000000"/>
                  <w:sz w:val="28"/>
                  <w:szCs w:val="28"/>
                </w:rPr>
                <m:t>Z</m:t>
              </m:r>
            </m:e>
            <m:sup>
              <m:r>
                <w:rPr>
                  <w:rFonts w:ascii="Cambria Math" w:hAnsi="Cambria Math"/>
                  <w:color w:val="000000"/>
                  <w:sz w:val="28"/>
                  <w:szCs w:val="28"/>
                </w:rPr>
                <m:t>C</m:t>
              </m:r>
            </m:sup>
          </m:sSup>
          <m:r>
            <w:rPr>
              <w:rFonts w:ascii="Cambria Math" w:hAnsi="Cambria Math"/>
              <w:color w:val="000000"/>
              <w:sz w:val="28"/>
              <w:szCs w:val="28"/>
            </w:rPr>
            <m:t>[:,:,k]=</m:t>
          </m:r>
          <m:nary>
            <m:naryPr>
              <m:chr m:val="∑"/>
              <m:limLoc m:val="undOvr"/>
              <m:grow m:val="1"/>
              <m:ctrlPr>
                <w:rPr>
                  <w:rFonts w:ascii="Cambria Math" w:hAnsi="Cambria Math"/>
                  <w:i/>
                  <w:color w:val="000000"/>
                  <w:sz w:val="28"/>
                  <w:szCs w:val="28"/>
                </w:rPr>
              </m:ctrlPr>
            </m:naryPr>
            <m:sub>
              <m:r>
                <w:rPr>
                  <w:rFonts w:ascii="Cambria Math" w:hAnsi="Cambria Math"/>
                  <w:color w:val="000000"/>
                  <w:sz w:val="28"/>
                  <w:szCs w:val="28"/>
                </w:rPr>
                <m:t>C=1</m:t>
              </m:r>
            </m:sub>
            <m:sup>
              <m:r>
                <w:rPr>
                  <w:rFonts w:ascii="Cambria Math" w:hAnsi="Cambria Math"/>
                  <w:color w:val="000000"/>
                  <w:sz w:val="28"/>
                  <w:szCs w:val="28"/>
                </w:rPr>
                <m:t>C</m:t>
              </m:r>
            </m:sup>
            <m:e>
              <m:r>
                <w:rPr>
                  <w:rFonts w:ascii="Cambria Math" w:hAnsi="Cambria Math"/>
                  <w:color w:val="000000"/>
                  <w:sz w:val="28"/>
                  <w:szCs w:val="28"/>
                </w:rPr>
                <m:t>w</m:t>
              </m:r>
              <m:d>
                <m:dPr>
                  <m:begChr m:val="["/>
                  <m:endChr m:val="]"/>
                  <m:ctrlPr>
                    <w:rPr>
                      <w:rFonts w:ascii="Cambria Math" w:hAnsi="Cambria Math"/>
                      <w:i/>
                      <w:color w:val="000000"/>
                      <w:sz w:val="28"/>
                      <w:szCs w:val="28"/>
                    </w:rPr>
                  </m:ctrlPr>
                </m:dPr>
                <m:e>
                  <m:r>
                    <w:rPr>
                      <w:rFonts w:ascii="Cambria Math" w:hAnsi="Cambria Math"/>
                      <w:color w:val="000000"/>
                      <w:sz w:val="28"/>
                      <w:szCs w:val="28"/>
                    </w:rPr>
                    <m:t>:,:,C,</m:t>
                  </m:r>
                  <m:r>
                    <w:rPr>
                      <w:rFonts w:ascii="Cambria Math" w:hAnsi="Cambria Math"/>
                      <w:color w:val="000000"/>
                      <w:sz w:val="28"/>
                      <w:szCs w:val="28"/>
                      <w:lang w:val="en-US"/>
                    </w:rPr>
                    <m:t>k</m:t>
                  </m:r>
                </m:e>
              </m:d>
              <m:r>
                <w:rPr>
                  <w:rFonts w:ascii="Cambria Math" w:hAnsi="Cambria Math"/>
                  <w:color w:val="000000"/>
                  <w:sz w:val="28"/>
                  <w:szCs w:val="28"/>
                </w:rPr>
                <m:t>*x</m:t>
              </m:r>
              <m:d>
                <m:dPr>
                  <m:begChr m:val="["/>
                  <m:endChr m:val="]"/>
                  <m:ctrlPr>
                    <w:rPr>
                      <w:rFonts w:ascii="Cambria Math" w:hAnsi="Cambria Math"/>
                      <w:i/>
                      <w:color w:val="000000"/>
                      <w:sz w:val="28"/>
                      <w:szCs w:val="28"/>
                    </w:rPr>
                  </m:ctrlPr>
                </m:dPr>
                <m:e>
                  <m:r>
                    <w:rPr>
                      <w:rFonts w:ascii="Cambria Math" w:hAnsi="Cambria Math"/>
                      <w:color w:val="000000"/>
                      <w:sz w:val="28"/>
                      <w:szCs w:val="28"/>
                    </w:rPr>
                    <m:t>:,:,c</m:t>
                  </m:r>
                </m:e>
              </m:d>
            </m:e>
          </m:nary>
        </m:oMath>
      </m:oMathPara>
    </w:p>
    <w:p w14:paraId="1178CAD1" w14:textId="0F2CC7AC" w:rsidR="008A3A1A" w:rsidRPr="008020D5" w:rsidRDefault="008A3A1A" w:rsidP="008A3A1A">
      <w:pPr>
        <w:pBdr>
          <w:top w:val="nil"/>
          <w:left w:val="nil"/>
          <w:bottom w:val="nil"/>
          <w:right w:val="nil"/>
          <w:between w:val="nil"/>
        </w:pBdr>
        <w:spacing w:line="360" w:lineRule="auto"/>
        <w:ind w:left="172" w:right="61"/>
        <w:rPr>
          <w:color w:val="000000"/>
          <w:sz w:val="28"/>
          <w:szCs w:val="28"/>
        </w:rPr>
      </w:pPr>
      <m:oMathPara>
        <m:oMath>
          <m:r>
            <w:rPr>
              <w:rFonts w:ascii="Cambria Math" w:hAnsi="Cambria Math"/>
              <w:color w:val="000000"/>
              <w:sz w:val="28"/>
              <w:szCs w:val="28"/>
            </w:rPr>
            <w:lastRenderedPageBreak/>
            <m:t>Z</m:t>
          </m:r>
          <m:d>
            <m:dPr>
              <m:begChr m:val="["/>
              <m:endChr m:val="]"/>
              <m:ctrlPr>
                <w:rPr>
                  <w:rFonts w:ascii="Cambria Math" w:hAnsi="Cambria Math"/>
                  <w:i/>
                  <w:color w:val="000000"/>
                  <w:sz w:val="28"/>
                  <w:szCs w:val="28"/>
                </w:rPr>
              </m:ctrlPr>
            </m:dPr>
            <m:e>
              <m:r>
                <w:rPr>
                  <w:rFonts w:ascii="Cambria Math" w:hAnsi="Cambria Math"/>
                  <w:color w:val="000000"/>
                  <w:sz w:val="28"/>
                  <w:szCs w:val="28"/>
                </w:rPr>
                <m:t>:,:,k</m:t>
              </m:r>
            </m:e>
          </m:d>
          <m:r>
            <w:rPr>
              <w:rFonts w:ascii="Cambria Math" w:hAnsi="Cambria Math"/>
              <w:color w:val="000000"/>
              <w:sz w:val="28"/>
              <w:szCs w:val="28"/>
            </w:rPr>
            <m:t xml:space="preserve">= </m:t>
          </m:r>
          <m:sSup>
            <m:sSupPr>
              <m:ctrlPr>
                <w:rPr>
                  <w:rFonts w:ascii="Cambria Math" w:hAnsi="Cambria Math"/>
                  <w:i/>
                  <w:color w:val="000000"/>
                  <w:sz w:val="28"/>
                  <w:szCs w:val="28"/>
                </w:rPr>
              </m:ctrlPr>
            </m:sSupPr>
            <m:e>
              <m:r>
                <w:rPr>
                  <w:rFonts w:ascii="Cambria Math" w:hAnsi="Cambria Math"/>
                  <w:color w:val="000000"/>
                  <w:sz w:val="28"/>
                  <w:szCs w:val="28"/>
                </w:rPr>
                <m:t>Z</m:t>
              </m:r>
            </m:e>
            <m:sup>
              <m:r>
                <w:rPr>
                  <w:rFonts w:ascii="Cambria Math" w:hAnsi="Cambria Math"/>
                  <w:color w:val="000000"/>
                  <w:sz w:val="28"/>
                  <w:szCs w:val="28"/>
                </w:rPr>
                <m:t>C</m:t>
              </m:r>
            </m:sup>
          </m:sSup>
          <m:d>
            <m:dPr>
              <m:begChr m:val="["/>
              <m:endChr m:val="]"/>
              <m:ctrlPr>
                <w:rPr>
                  <w:rFonts w:ascii="Cambria Math" w:hAnsi="Cambria Math"/>
                  <w:i/>
                  <w:color w:val="000000"/>
                  <w:sz w:val="28"/>
                  <w:szCs w:val="28"/>
                </w:rPr>
              </m:ctrlPr>
            </m:dPr>
            <m:e>
              <m:r>
                <w:rPr>
                  <w:rFonts w:ascii="Cambria Math" w:hAnsi="Cambria Math"/>
                  <w:color w:val="000000"/>
                  <w:sz w:val="28"/>
                  <w:szCs w:val="28"/>
                </w:rPr>
                <m:t>:,:,k</m:t>
              </m:r>
            </m:e>
          </m:d>
          <m:r>
            <w:rPr>
              <w:rFonts w:ascii="Cambria Math" w:hAnsi="Cambria Math"/>
              <w:color w:val="000000"/>
              <w:sz w:val="28"/>
              <w:szCs w:val="28"/>
            </w:rPr>
            <m:t>+b[k]</m:t>
          </m:r>
        </m:oMath>
      </m:oMathPara>
    </w:p>
    <w:p w14:paraId="0E2F7E70" w14:textId="3F5B2F28" w:rsidR="008A3A1A" w:rsidRPr="008020D5" w:rsidRDefault="008020D5" w:rsidP="008020D5">
      <w:pPr>
        <w:pBdr>
          <w:top w:val="nil"/>
          <w:left w:val="nil"/>
          <w:bottom w:val="nil"/>
          <w:right w:val="nil"/>
          <w:between w:val="nil"/>
        </w:pBdr>
        <w:spacing w:line="360" w:lineRule="auto"/>
        <w:ind w:left="172" w:right="61"/>
        <w:jc w:val="center"/>
        <w:rPr>
          <w:i/>
          <w:color w:val="000000"/>
          <w:sz w:val="28"/>
          <w:szCs w:val="28"/>
        </w:rPr>
      </w:pPr>
      <m:oMath>
        <m:r>
          <w:rPr>
            <w:rFonts w:ascii="Cambria Math" w:hAnsi="Cambria Math"/>
            <w:color w:val="000000"/>
            <w:sz w:val="28"/>
            <w:szCs w:val="28"/>
          </w:rPr>
          <m:t>A</m:t>
        </m:r>
        <m:d>
          <m:dPr>
            <m:begChr m:val="["/>
            <m:endChr m:val="]"/>
            <m:ctrlPr>
              <w:rPr>
                <w:rFonts w:ascii="Cambria Math" w:hAnsi="Cambria Math"/>
                <w:i/>
                <w:color w:val="000000"/>
                <w:sz w:val="28"/>
                <w:szCs w:val="28"/>
              </w:rPr>
            </m:ctrlPr>
          </m:dPr>
          <m:e>
            <m:r>
              <w:rPr>
                <w:rFonts w:ascii="Cambria Math" w:hAnsi="Cambria Math"/>
                <w:color w:val="000000"/>
                <w:sz w:val="28"/>
                <w:szCs w:val="28"/>
              </w:rPr>
              <m:t>:,:,k</m:t>
            </m:r>
          </m:e>
        </m:d>
        <m:r>
          <w:rPr>
            <w:rFonts w:ascii="Cambria Math" w:hAnsi="Cambria Math"/>
            <w:color w:val="000000"/>
            <w:sz w:val="28"/>
            <w:szCs w:val="28"/>
          </w:rPr>
          <m:t>=</m:t>
        </m:r>
      </m:oMath>
      <w:r w:rsidRPr="008020D5">
        <w:rPr>
          <w:color w:val="000000"/>
          <w:sz w:val="28"/>
          <w:szCs w:val="28"/>
        </w:rPr>
        <w:t xml:space="preserve"> </w:t>
      </w:r>
      <m:oMath>
        <m:r>
          <w:rPr>
            <w:rFonts w:ascii="Cambria Math" w:hAnsi="Cambria Math"/>
            <w:color w:val="000000"/>
            <w:sz w:val="28"/>
            <w:szCs w:val="28"/>
          </w:rPr>
          <m:t>ϕ(Z</m:t>
        </m:r>
        <m:d>
          <m:dPr>
            <m:begChr m:val="["/>
            <m:endChr m:val="]"/>
            <m:ctrlPr>
              <w:rPr>
                <w:rFonts w:ascii="Cambria Math" w:hAnsi="Cambria Math"/>
                <w:i/>
                <w:color w:val="000000"/>
                <w:sz w:val="28"/>
                <w:szCs w:val="28"/>
              </w:rPr>
            </m:ctrlPr>
          </m:dPr>
          <m:e>
            <m:r>
              <w:rPr>
                <w:rFonts w:ascii="Cambria Math" w:hAnsi="Cambria Math"/>
                <w:color w:val="000000"/>
                <w:sz w:val="28"/>
                <w:szCs w:val="28"/>
              </w:rPr>
              <m:t>:,:,k</m:t>
            </m:r>
          </m:e>
        </m:d>
        <m:r>
          <w:rPr>
            <w:rFonts w:ascii="Cambria Math" w:hAnsi="Cambria Math"/>
            <w:color w:val="000000"/>
            <w:sz w:val="28"/>
            <w:szCs w:val="28"/>
          </w:rPr>
          <m:t>)</m:t>
        </m:r>
      </m:oMath>
    </w:p>
    <w:p w14:paraId="6D76966F" w14:textId="77777777" w:rsidR="008A3A1A" w:rsidRDefault="008A3A1A">
      <w:pPr>
        <w:pBdr>
          <w:top w:val="nil"/>
          <w:left w:val="nil"/>
          <w:bottom w:val="nil"/>
          <w:right w:val="nil"/>
          <w:between w:val="nil"/>
        </w:pBdr>
        <w:spacing w:line="360" w:lineRule="auto"/>
        <w:ind w:left="172" w:right="61"/>
        <w:jc w:val="both"/>
        <w:rPr>
          <w:color w:val="000000"/>
          <w:sz w:val="28"/>
          <w:szCs w:val="28"/>
        </w:rPr>
      </w:pPr>
    </w:p>
    <w:p w14:paraId="00000214" w14:textId="16E89729" w:rsidR="00C5037E" w:rsidRDefault="00E71261" w:rsidP="00DF3475">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Рассмотрим следующий пример, представленный на рис. 2.</w:t>
      </w:r>
      <w:r w:rsidR="008020D5">
        <w:rPr>
          <w:color w:val="000000"/>
          <w:sz w:val="28"/>
          <w:szCs w:val="28"/>
        </w:rPr>
        <w:t>3</w:t>
      </w:r>
      <w:r>
        <w:rPr>
          <w:color w:val="000000"/>
          <w:sz w:val="28"/>
          <w:szCs w:val="28"/>
        </w:rPr>
        <w:t xml:space="preserve">. На нем изображен </w:t>
      </w:r>
      <w:proofErr w:type="spellStart"/>
      <w:r>
        <w:rPr>
          <w:color w:val="000000"/>
          <w:sz w:val="28"/>
          <w:szCs w:val="28"/>
        </w:rPr>
        <w:t>сверточный</w:t>
      </w:r>
      <w:proofErr w:type="spellEnd"/>
      <w:r>
        <w:rPr>
          <w:color w:val="000000"/>
          <w:sz w:val="28"/>
          <w:szCs w:val="28"/>
        </w:rPr>
        <w:t xml:space="preserve"> слой, за которым следует объединяющий слой.  На входе мы имеем 3 канала. При этом тензор ядра является четырехмерным.</w:t>
      </w:r>
    </w:p>
    <w:p w14:paraId="6C4C8D0A" w14:textId="77777777" w:rsidR="00C343B2" w:rsidRDefault="00E71261" w:rsidP="00C343B2">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Все матрицы ядра описываются как m</w:t>
      </w:r>
      <w:r>
        <w:rPr>
          <w:color w:val="000000"/>
          <w:sz w:val="28"/>
          <w:szCs w:val="28"/>
          <w:vertAlign w:val="subscript"/>
        </w:rPr>
        <w:t>1</w:t>
      </w:r>
      <w:r>
        <w:rPr>
          <w:color w:val="000000"/>
          <w:sz w:val="28"/>
          <w:szCs w:val="28"/>
        </w:rPr>
        <w:t xml:space="preserve"> * m</w:t>
      </w:r>
      <w:r>
        <w:rPr>
          <w:color w:val="000000"/>
          <w:sz w:val="28"/>
          <w:szCs w:val="28"/>
          <w:vertAlign w:val="subscript"/>
        </w:rPr>
        <w:t>2</w:t>
      </w:r>
      <w:r>
        <w:rPr>
          <w:color w:val="000000"/>
          <w:sz w:val="28"/>
          <w:szCs w:val="28"/>
        </w:rPr>
        <w:t xml:space="preserve">. Мы имеем 3 точно таких матрицы, на входной канал приходится по 1 матрице. При этом на каждое из 5 пять ядер приходится по одному из выходных карт признаков. В конце расположен один объединяющий слой, предназначенный для </w:t>
      </w:r>
      <w:proofErr w:type="spellStart"/>
      <w:r>
        <w:rPr>
          <w:color w:val="000000"/>
          <w:sz w:val="28"/>
          <w:szCs w:val="28"/>
        </w:rPr>
        <w:t>подвыборки</w:t>
      </w:r>
      <w:proofErr w:type="spellEnd"/>
      <w:r w:rsidR="0011058E">
        <w:rPr>
          <w:color w:val="000000"/>
          <w:sz w:val="28"/>
          <w:szCs w:val="28"/>
        </w:rPr>
        <w:t>.</w:t>
      </w:r>
    </w:p>
    <w:p w14:paraId="00000215" w14:textId="0B5F910E" w:rsidR="00C5037E" w:rsidRDefault="00E71261" w:rsidP="00C343B2">
      <w:pPr>
        <w:pBdr>
          <w:top w:val="nil"/>
          <w:left w:val="nil"/>
          <w:bottom w:val="nil"/>
          <w:right w:val="nil"/>
          <w:between w:val="nil"/>
        </w:pBdr>
        <w:spacing w:line="360" w:lineRule="auto"/>
        <w:ind w:right="61" w:firstLine="708"/>
        <w:jc w:val="center"/>
        <w:rPr>
          <w:color w:val="000000"/>
          <w:sz w:val="28"/>
          <w:szCs w:val="28"/>
        </w:rPr>
      </w:pPr>
      <w:r>
        <w:rPr>
          <w:noProof/>
          <w:color w:val="000000"/>
          <w:sz w:val="28"/>
          <w:szCs w:val="28"/>
        </w:rPr>
        <w:drawing>
          <wp:inline distT="0" distB="0" distL="0" distR="0" wp14:anchorId="11D86BDB" wp14:editId="36AE6888">
            <wp:extent cx="4955700" cy="2328681"/>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26732" t="36215" r="31116" b="28570"/>
                    <a:stretch>
                      <a:fillRect/>
                    </a:stretch>
                  </pic:blipFill>
                  <pic:spPr>
                    <a:xfrm>
                      <a:off x="0" y="0"/>
                      <a:ext cx="4955700" cy="2328681"/>
                    </a:xfrm>
                    <a:prstGeom prst="rect">
                      <a:avLst/>
                    </a:prstGeom>
                    <a:ln/>
                  </pic:spPr>
                </pic:pic>
              </a:graphicData>
            </a:graphic>
          </wp:inline>
        </w:drawing>
      </w:r>
    </w:p>
    <w:p w14:paraId="00000216" w14:textId="7B0FDCB9" w:rsidR="00C5037E" w:rsidRDefault="00B26CE1" w:rsidP="008020D5">
      <w:pPr>
        <w:pBdr>
          <w:top w:val="nil"/>
          <w:left w:val="nil"/>
          <w:bottom w:val="nil"/>
          <w:right w:val="nil"/>
          <w:between w:val="nil"/>
        </w:pBdr>
        <w:spacing w:line="360" w:lineRule="auto"/>
        <w:ind w:right="61"/>
        <w:jc w:val="center"/>
        <w:rPr>
          <w:color w:val="000000"/>
          <w:sz w:val="28"/>
          <w:szCs w:val="28"/>
        </w:rPr>
      </w:pPr>
      <w:sdt>
        <w:sdtPr>
          <w:tag w:val="goog_rdk_47"/>
          <w:id w:val="-1431583302"/>
        </w:sdtPr>
        <w:sdtEndPr/>
        <w:sdtContent>
          <w:r w:rsidR="00E71261" w:rsidRPr="008020D5">
            <w:rPr>
              <w:color w:val="000000"/>
              <w:sz w:val="28"/>
              <w:szCs w:val="28"/>
            </w:rPr>
            <w:t>Рис</w:t>
          </w:r>
          <w:r w:rsidR="008020D5" w:rsidRPr="008020D5">
            <w:rPr>
              <w:color w:val="000000"/>
              <w:sz w:val="28"/>
              <w:szCs w:val="28"/>
            </w:rPr>
            <w:t>унок</w:t>
          </w:r>
          <w:r w:rsidR="00E71261" w:rsidRPr="008020D5">
            <w:rPr>
              <w:color w:val="000000"/>
              <w:sz w:val="28"/>
              <w:szCs w:val="28"/>
            </w:rPr>
            <w:t xml:space="preserve"> 2.</w:t>
          </w:r>
          <w:r w:rsidR="008020D5">
            <w:rPr>
              <w:color w:val="000000"/>
              <w:sz w:val="28"/>
              <w:szCs w:val="28"/>
            </w:rPr>
            <w:t>3</w:t>
          </w:r>
        </w:sdtContent>
      </w:sdt>
      <w:r w:rsidR="00E71261">
        <w:rPr>
          <w:color w:val="000000"/>
          <w:sz w:val="28"/>
          <w:szCs w:val="28"/>
        </w:rPr>
        <w:t xml:space="preserve"> </w:t>
      </w:r>
      <w:r w:rsidR="008020D5">
        <w:rPr>
          <w:color w:val="000000"/>
          <w:sz w:val="28"/>
          <w:szCs w:val="28"/>
        </w:rPr>
        <w:t xml:space="preserve">- </w:t>
      </w:r>
      <w:r w:rsidR="00E71261">
        <w:rPr>
          <w:color w:val="000000"/>
          <w:sz w:val="28"/>
          <w:szCs w:val="28"/>
        </w:rPr>
        <w:t>Вычисление свертки в нейрон</w:t>
      </w:r>
      <w:r w:rsidR="00A956D9">
        <w:rPr>
          <w:color w:val="000000"/>
          <w:sz w:val="28"/>
          <w:szCs w:val="28"/>
        </w:rPr>
        <w:t>н</w:t>
      </w:r>
      <w:r w:rsidR="00E71261">
        <w:rPr>
          <w:color w:val="000000"/>
          <w:sz w:val="28"/>
          <w:szCs w:val="28"/>
        </w:rPr>
        <w:t>ой сети</w:t>
      </w:r>
    </w:p>
    <w:p w14:paraId="00000217" w14:textId="77777777" w:rsidR="00C5037E" w:rsidRDefault="00C5037E">
      <w:pPr>
        <w:pBdr>
          <w:top w:val="nil"/>
          <w:left w:val="nil"/>
          <w:bottom w:val="nil"/>
          <w:right w:val="nil"/>
          <w:between w:val="nil"/>
        </w:pBdr>
        <w:spacing w:line="360" w:lineRule="auto"/>
        <w:ind w:right="61"/>
        <w:jc w:val="both"/>
        <w:rPr>
          <w:b/>
          <w:color w:val="000000"/>
          <w:sz w:val="28"/>
          <w:szCs w:val="28"/>
        </w:rPr>
      </w:pPr>
    </w:p>
    <w:p w14:paraId="00000218" w14:textId="77777777" w:rsidR="00C5037E" w:rsidRDefault="00E71261" w:rsidP="00336788">
      <w:pPr>
        <w:pStyle w:val="12"/>
        <w:ind w:firstLine="708"/>
        <w:jc w:val="left"/>
      </w:pPr>
      <w:bookmarkStart w:id="54" w:name="_heading=h.3j2qqm3" w:colFirst="0" w:colLast="0"/>
      <w:bookmarkStart w:id="55" w:name="_Toc74560152"/>
      <w:bookmarkStart w:id="56" w:name="_Toc74560311"/>
      <w:bookmarkEnd w:id="54"/>
      <w:r>
        <w:t>2.5 Регуляризация нейронной сети с помощью отключения</w:t>
      </w:r>
      <w:bookmarkEnd w:id="55"/>
      <w:bookmarkEnd w:id="56"/>
    </w:p>
    <w:p w14:paraId="00000219" w14:textId="77777777" w:rsidR="00C5037E" w:rsidRDefault="00C5037E">
      <w:pPr>
        <w:pBdr>
          <w:top w:val="nil"/>
          <w:left w:val="nil"/>
          <w:bottom w:val="nil"/>
          <w:right w:val="nil"/>
          <w:between w:val="nil"/>
        </w:pBdr>
        <w:spacing w:line="360" w:lineRule="auto"/>
        <w:ind w:right="61"/>
        <w:jc w:val="both"/>
        <w:rPr>
          <w:b/>
          <w:color w:val="000000"/>
          <w:sz w:val="28"/>
          <w:szCs w:val="28"/>
        </w:rPr>
      </w:pPr>
    </w:p>
    <w:p w14:paraId="0000021A"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Для регуляризации (глубоких) нейронных сетей в последние годы появилась популярная методика во избежание их переобучения,</w:t>
      </w:r>
    </w:p>
    <w:p w14:paraId="0000021B"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которая называется отключением (</w:t>
      </w:r>
      <w:proofErr w:type="spellStart"/>
      <w:r>
        <w:rPr>
          <w:color w:val="000000"/>
          <w:sz w:val="28"/>
          <w:szCs w:val="28"/>
        </w:rPr>
        <w:t>dropout</w:t>
      </w:r>
      <w:proofErr w:type="spellEnd"/>
      <w:r>
        <w:rPr>
          <w:color w:val="000000"/>
          <w:sz w:val="28"/>
          <w:szCs w:val="28"/>
        </w:rPr>
        <w:t>).</w:t>
      </w:r>
    </w:p>
    <w:p w14:paraId="0000021D" w14:textId="3318D01F" w:rsidR="00C5037E" w:rsidRDefault="00E71261" w:rsidP="00E26E3C">
      <w:pPr>
        <w:pBdr>
          <w:top w:val="nil"/>
          <w:left w:val="nil"/>
          <w:bottom w:val="nil"/>
          <w:right w:val="nil"/>
          <w:between w:val="nil"/>
        </w:pBdr>
        <w:spacing w:line="360" w:lineRule="auto"/>
        <w:ind w:right="61" w:firstLine="708"/>
        <w:jc w:val="both"/>
        <w:rPr>
          <w:color w:val="000000"/>
          <w:sz w:val="28"/>
          <w:szCs w:val="28"/>
        </w:rPr>
      </w:pPr>
      <w:proofErr w:type="spellStart"/>
      <w:r>
        <w:rPr>
          <w:color w:val="000000"/>
          <w:sz w:val="28"/>
          <w:szCs w:val="28"/>
        </w:rPr>
        <w:t>Dropout</w:t>
      </w:r>
      <w:proofErr w:type="spellEnd"/>
      <w:r>
        <w:rPr>
          <w:color w:val="000000"/>
          <w:sz w:val="28"/>
          <w:szCs w:val="28"/>
        </w:rPr>
        <w:t xml:space="preserve"> или отключение в основном используется в скрытых элементах более высоких слоев. Данная конструкция устроена следующим образом: во время стадии обучения нейронной сети некоторая доля скрытых элементов на каждой итерации случайным образом откидывается с вероятностью </w:t>
      </w:r>
      <w:proofErr w:type="spellStart"/>
      <w:r>
        <w:rPr>
          <w:color w:val="000000"/>
          <w:sz w:val="28"/>
          <w:szCs w:val="28"/>
        </w:rPr>
        <w:t>Р</w:t>
      </w:r>
      <w:r>
        <w:rPr>
          <w:color w:val="000000"/>
          <w:sz w:val="28"/>
          <w:szCs w:val="28"/>
          <w:vertAlign w:val="subscript"/>
        </w:rPr>
        <w:t>отбрасывания</w:t>
      </w:r>
      <w:proofErr w:type="spellEnd"/>
      <w:r>
        <w:rPr>
          <w:color w:val="000000"/>
          <w:sz w:val="28"/>
          <w:szCs w:val="28"/>
        </w:rPr>
        <w:t xml:space="preserve"> (или сохраняется с вероятностью </w:t>
      </w:r>
      <w:proofErr w:type="spellStart"/>
      <w:r>
        <w:rPr>
          <w:color w:val="000000"/>
          <w:sz w:val="28"/>
          <w:szCs w:val="28"/>
        </w:rPr>
        <w:t>Р</w:t>
      </w:r>
      <w:r>
        <w:rPr>
          <w:color w:val="000000"/>
          <w:sz w:val="28"/>
          <w:szCs w:val="28"/>
          <w:vertAlign w:val="subscript"/>
        </w:rPr>
        <w:t>сохранения</w:t>
      </w:r>
      <w:proofErr w:type="spellEnd"/>
      <w:r>
        <w:rPr>
          <w:color w:val="000000"/>
          <w:sz w:val="28"/>
          <w:szCs w:val="28"/>
        </w:rPr>
        <w:t xml:space="preserve"> = 1 - </w:t>
      </w:r>
      <w:proofErr w:type="spellStart"/>
      <w:r>
        <w:rPr>
          <w:color w:val="000000"/>
          <w:sz w:val="28"/>
          <w:szCs w:val="28"/>
        </w:rPr>
        <w:t>Р</w:t>
      </w:r>
      <w:r>
        <w:rPr>
          <w:color w:val="000000"/>
          <w:sz w:val="28"/>
          <w:szCs w:val="28"/>
          <w:vertAlign w:val="subscript"/>
        </w:rPr>
        <w:t>отбрасывания</w:t>
      </w:r>
      <w:proofErr w:type="spellEnd"/>
      <w:r>
        <w:rPr>
          <w:color w:val="000000"/>
          <w:sz w:val="28"/>
          <w:szCs w:val="28"/>
        </w:rPr>
        <w:t xml:space="preserve">). Данная вероятность </w:t>
      </w:r>
      <w:r>
        <w:rPr>
          <w:color w:val="000000"/>
          <w:sz w:val="28"/>
          <w:szCs w:val="28"/>
        </w:rPr>
        <w:lastRenderedPageBreak/>
        <w:t>отключения часто выбирается вариантом р = 0.5 и задается пользователем</w:t>
      </w:r>
      <w:r w:rsidR="00E26E3C">
        <w:rPr>
          <w:color w:val="000000"/>
          <w:sz w:val="28"/>
          <w:szCs w:val="28"/>
        </w:rPr>
        <w:t>, к</w:t>
      </w:r>
      <w:r>
        <w:rPr>
          <w:color w:val="000000"/>
          <w:sz w:val="28"/>
          <w:szCs w:val="28"/>
        </w:rPr>
        <w:t>огда определенная часть нейронов на входе сети отбрасывается. Чтобы учесть отброшенные или недостающие нейроны, ассоциированные с оставшимися нейронами веса заново масштабируются</w:t>
      </w:r>
      <w:r w:rsidR="00E26E3C">
        <w:rPr>
          <w:color w:val="000000"/>
          <w:sz w:val="28"/>
          <w:szCs w:val="28"/>
        </w:rPr>
        <w:t>.</w:t>
      </w:r>
    </w:p>
    <w:p w14:paraId="0000021E"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Результатом использования случайного отключения является вынуждение сеть изучать избыточное представление данных. Из этого следует что, на активацию любого набора скрытых элементов сеть не может полагаться, поскольку они исходя из концепции могут быть отключены в любой момент во время обучения, и ей приходиться разыскивать наиболее надежные и общие шаблоны в имеющихся данных. </w:t>
      </w:r>
    </w:p>
    <w:p w14:paraId="0000021F" w14:textId="25C1B0C4"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Случайное отключение такого типа способны эффективно препятствовать переобучению.</w:t>
      </w:r>
      <w:r w:rsidR="00E26E3C">
        <w:rPr>
          <w:color w:val="000000"/>
          <w:sz w:val="28"/>
          <w:szCs w:val="28"/>
        </w:rPr>
        <w:t xml:space="preserve"> </w:t>
      </w:r>
      <w:r>
        <w:rPr>
          <w:color w:val="000000"/>
          <w:sz w:val="28"/>
          <w:szCs w:val="28"/>
        </w:rPr>
        <w:t>На рис. 2.4 иллюстрируется применение отключения с вероятностью = 0.5 во время стадии обучения, благодаря чему половина нейронов случайным образом из активных преобразуются в неактивные (при каждом прямом проходе процесса обучения на случайной основе выбираются отбрасываемые элементы). Однако из-за работы выработки прогноза в вычислении предварительных активационных данных будут участвовать все нейроны следующего слоя.</w:t>
      </w:r>
    </w:p>
    <w:p w14:paraId="00000220" w14:textId="77777777" w:rsidR="00C5037E" w:rsidRDefault="00E71261" w:rsidP="008020D5">
      <w:pPr>
        <w:pBdr>
          <w:top w:val="nil"/>
          <w:left w:val="nil"/>
          <w:bottom w:val="nil"/>
          <w:right w:val="nil"/>
          <w:between w:val="nil"/>
        </w:pBdr>
        <w:spacing w:line="360" w:lineRule="auto"/>
        <w:ind w:right="61"/>
        <w:jc w:val="center"/>
        <w:rPr>
          <w:b/>
          <w:color w:val="000000"/>
          <w:sz w:val="28"/>
          <w:szCs w:val="28"/>
        </w:rPr>
      </w:pPr>
      <w:r>
        <w:rPr>
          <w:noProof/>
          <w:color w:val="000000"/>
          <w:sz w:val="28"/>
          <w:szCs w:val="28"/>
        </w:rPr>
        <w:drawing>
          <wp:inline distT="0" distB="0" distL="0" distR="0" wp14:anchorId="5BECF72E" wp14:editId="2CD38E62">
            <wp:extent cx="4810125" cy="2409825"/>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31075" t="33707" r="34234" b="35393"/>
                    <a:stretch>
                      <a:fillRect/>
                    </a:stretch>
                  </pic:blipFill>
                  <pic:spPr>
                    <a:xfrm>
                      <a:off x="0" y="0"/>
                      <a:ext cx="4810125" cy="2409825"/>
                    </a:xfrm>
                    <a:prstGeom prst="rect">
                      <a:avLst/>
                    </a:prstGeom>
                    <a:ln/>
                  </pic:spPr>
                </pic:pic>
              </a:graphicData>
            </a:graphic>
          </wp:inline>
        </w:drawing>
      </w:r>
    </w:p>
    <w:p w14:paraId="00000221" w14:textId="4FB92E64" w:rsidR="00C5037E" w:rsidRDefault="00B26CE1" w:rsidP="008020D5">
      <w:pPr>
        <w:pBdr>
          <w:top w:val="nil"/>
          <w:left w:val="nil"/>
          <w:bottom w:val="nil"/>
          <w:right w:val="nil"/>
          <w:between w:val="nil"/>
        </w:pBdr>
        <w:spacing w:line="360" w:lineRule="auto"/>
        <w:ind w:right="61"/>
        <w:jc w:val="center"/>
        <w:rPr>
          <w:color w:val="000000"/>
          <w:sz w:val="28"/>
          <w:szCs w:val="28"/>
        </w:rPr>
      </w:pPr>
      <w:sdt>
        <w:sdtPr>
          <w:tag w:val="goog_rdk_48"/>
          <w:id w:val="-728298380"/>
        </w:sdtPr>
        <w:sdtEndPr/>
        <w:sdtContent>
          <w:r w:rsidR="00E71261" w:rsidRPr="008020D5">
            <w:rPr>
              <w:color w:val="000000"/>
              <w:sz w:val="28"/>
              <w:szCs w:val="28"/>
            </w:rPr>
            <w:t>Рис</w:t>
          </w:r>
          <w:r w:rsidR="008020D5" w:rsidRPr="008020D5">
            <w:rPr>
              <w:color w:val="000000"/>
              <w:sz w:val="28"/>
              <w:szCs w:val="28"/>
            </w:rPr>
            <w:t>унок</w:t>
          </w:r>
          <w:r w:rsidR="00E71261" w:rsidRPr="008020D5">
            <w:rPr>
              <w:color w:val="000000"/>
              <w:sz w:val="28"/>
              <w:szCs w:val="28"/>
            </w:rPr>
            <w:t xml:space="preserve"> 2.</w:t>
          </w:r>
          <w:r w:rsidR="008020D5" w:rsidRPr="008020D5">
            <w:rPr>
              <w:color w:val="000000"/>
              <w:sz w:val="28"/>
              <w:szCs w:val="28"/>
            </w:rPr>
            <w:t>4</w:t>
          </w:r>
          <w:r w:rsidR="008020D5">
            <w:rPr>
              <w:color w:val="000000"/>
              <w:sz w:val="28"/>
              <w:szCs w:val="28"/>
            </w:rPr>
            <w:t xml:space="preserve"> - </w:t>
          </w:r>
        </w:sdtContent>
      </w:sdt>
      <w:r w:rsidR="00E71261">
        <w:rPr>
          <w:color w:val="000000"/>
          <w:sz w:val="28"/>
          <w:szCs w:val="28"/>
        </w:rPr>
        <w:t xml:space="preserve"> Пример отключения с вероятностью р = 0.5.</w:t>
      </w:r>
    </w:p>
    <w:p w14:paraId="00000222" w14:textId="77777777" w:rsidR="00C5037E" w:rsidRDefault="00C5037E">
      <w:pPr>
        <w:pBdr>
          <w:top w:val="nil"/>
          <w:left w:val="nil"/>
          <w:bottom w:val="nil"/>
          <w:right w:val="nil"/>
          <w:between w:val="nil"/>
        </w:pBdr>
        <w:spacing w:line="360" w:lineRule="auto"/>
        <w:ind w:right="61"/>
        <w:jc w:val="both"/>
        <w:rPr>
          <w:color w:val="000000"/>
          <w:sz w:val="28"/>
          <w:szCs w:val="28"/>
        </w:rPr>
      </w:pPr>
    </w:p>
    <w:p w14:paraId="00000226" w14:textId="7E0418CE" w:rsidR="00C5037E" w:rsidRPr="00C322D5" w:rsidRDefault="0011058E" w:rsidP="00C322D5">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Только во время обучения элементы могут отключаться случайным </w:t>
      </w:r>
      <w:r>
        <w:rPr>
          <w:color w:val="000000"/>
          <w:sz w:val="28"/>
          <w:szCs w:val="28"/>
        </w:rPr>
        <w:lastRenderedPageBreak/>
        <w:t xml:space="preserve">образом, но на стадии выведения или оценки все скрытые элементы должны быть активными (например, </w:t>
      </w:r>
      <w:sdt>
        <w:sdtPr>
          <w:tag w:val="goog_rdk_49"/>
          <w:id w:val="75564289"/>
        </w:sdtPr>
        <w:sdtEndPr/>
        <w:sdtContent>
          <w:r w:rsidR="003A1E42">
            <w:rPr>
              <w:color w:val="000000"/>
              <w:sz w:val="28"/>
              <w:szCs w:val="28"/>
              <w:lang w:val="en-US"/>
            </w:rPr>
            <w:t>p</w:t>
          </w:r>
        </w:sdtContent>
      </w:sdt>
      <w:sdt>
        <w:sdtPr>
          <w:tag w:val="goog_rdk_50"/>
          <w:id w:val="1171760433"/>
        </w:sdtPr>
        <w:sdtEndPr/>
        <w:sdtContent>
          <w:proofErr w:type="spellStart"/>
          <w:r w:rsidRPr="008020D5">
            <w:rPr>
              <w:color w:val="000000"/>
              <w:sz w:val="28"/>
              <w:szCs w:val="28"/>
              <w:vertAlign w:val="subscript"/>
            </w:rPr>
            <w:t>о</w:t>
          </w:r>
          <w:r w:rsidR="008020D5" w:rsidRPr="008020D5">
            <w:rPr>
              <w:color w:val="000000"/>
              <w:sz w:val="28"/>
              <w:szCs w:val="28"/>
              <w:vertAlign w:val="subscript"/>
            </w:rPr>
            <w:t>тб</w:t>
          </w:r>
          <w:proofErr w:type="spellEnd"/>
        </w:sdtContent>
      </w:sdt>
      <w:sdt>
        <w:sdtPr>
          <w:tag w:val="goog_rdk_51"/>
          <w:id w:val="-1531631943"/>
        </w:sdtPr>
        <w:sdtEndPr/>
        <w:sdtContent>
          <w:r w:rsidRPr="008020D5">
            <w:rPr>
              <w:color w:val="000000"/>
              <w:sz w:val="28"/>
              <w:szCs w:val="28"/>
            </w:rPr>
            <w:t xml:space="preserve"> = 0 или </w:t>
          </w:r>
          <w:r w:rsidR="003A1E42">
            <w:rPr>
              <w:color w:val="000000"/>
              <w:sz w:val="28"/>
              <w:szCs w:val="28"/>
              <w:lang w:val="en-US"/>
            </w:rPr>
            <w:t>p</w:t>
          </w:r>
        </w:sdtContent>
      </w:sdt>
      <w:sdt>
        <w:sdtPr>
          <w:tag w:val="goog_rdk_52"/>
          <w:id w:val="-440230427"/>
        </w:sdtPr>
        <w:sdtEndPr/>
        <w:sdtContent>
          <w:proofErr w:type="spellStart"/>
          <w:r w:rsidRPr="008020D5">
            <w:rPr>
              <w:color w:val="000000"/>
              <w:sz w:val="28"/>
              <w:szCs w:val="28"/>
              <w:vertAlign w:val="subscript"/>
            </w:rPr>
            <w:t>сох</w:t>
          </w:r>
          <w:r w:rsidR="008020D5" w:rsidRPr="008020D5">
            <w:rPr>
              <w:color w:val="000000"/>
              <w:sz w:val="28"/>
              <w:szCs w:val="28"/>
              <w:vertAlign w:val="subscript"/>
            </w:rPr>
            <w:t>р</w:t>
          </w:r>
          <w:proofErr w:type="spellEnd"/>
        </w:sdtContent>
      </w:sdt>
      <w:sdt>
        <w:sdtPr>
          <w:tag w:val="goog_rdk_53"/>
          <w:id w:val="-1127464921"/>
        </w:sdtPr>
        <w:sdtEndPr/>
        <w:sdtContent>
          <w:r w:rsidRPr="008020D5">
            <w:rPr>
              <w:color w:val="000000"/>
              <w:sz w:val="28"/>
              <w:szCs w:val="28"/>
            </w:rPr>
            <w:t xml:space="preserve"> </w:t>
          </w:r>
        </w:sdtContent>
      </w:sdt>
      <w:r>
        <w:rPr>
          <w:color w:val="000000"/>
          <w:sz w:val="28"/>
          <w:szCs w:val="28"/>
        </w:rPr>
        <w:t>= 1</w:t>
      </w:r>
      <w:r w:rsidR="003A1E42">
        <w:rPr>
          <w:color w:val="000000"/>
          <w:sz w:val="28"/>
          <w:szCs w:val="28"/>
        </w:rPr>
        <w:t xml:space="preserve">, где </w:t>
      </w:r>
      <w:r w:rsidR="003A1E42">
        <w:rPr>
          <w:color w:val="000000"/>
          <w:sz w:val="28"/>
          <w:szCs w:val="28"/>
          <w:lang w:val="en-US"/>
        </w:rPr>
        <w:t>p</w:t>
      </w:r>
      <w:proofErr w:type="spellStart"/>
      <w:r w:rsidR="003A1E42" w:rsidRPr="003A1E42">
        <w:rPr>
          <w:color w:val="000000"/>
          <w:sz w:val="28"/>
          <w:szCs w:val="28"/>
          <w:vertAlign w:val="subscript"/>
        </w:rPr>
        <w:t>отб</w:t>
      </w:r>
      <w:proofErr w:type="spellEnd"/>
      <w:r w:rsidR="003A1E42">
        <w:rPr>
          <w:color w:val="000000"/>
          <w:sz w:val="28"/>
          <w:szCs w:val="28"/>
          <w:vertAlign w:val="subscript"/>
        </w:rPr>
        <w:t xml:space="preserve"> </w:t>
      </w:r>
      <w:r w:rsidR="003A1E42">
        <w:rPr>
          <w:color w:val="000000"/>
          <w:sz w:val="28"/>
          <w:szCs w:val="28"/>
        </w:rPr>
        <w:t xml:space="preserve">– вероятность отбрасывания, </w:t>
      </w:r>
      <w:r w:rsidR="003A1E42">
        <w:rPr>
          <w:color w:val="000000"/>
          <w:sz w:val="28"/>
          <w:szCs w:val="28"/>
          <w:lang w:val="en-US"/>
        </w:rPr>
        <w:t>p</w:t>
      </w:r>
      <w:proofErr w:type="spellStart"/>
      <w:r w:rsidR="003A1E42">
        <w:rPr>
          <w:color w:val="000000"/>
          <w:sz w:val="28"/>
          <w:szCs w:val="28"/>
          <w:vertAlign w:val="subscript"/>
        </w:rPr>
        <w:t>сохр</w:t>
      </w:r>
      <w:proofErr w:type="spellEnd"/>
      <w:r w:rsidR="003A1E42">
        <w:rPr>
          <w:color w:val="000000"/>
          <w:sz w:val="28"/>
          <w:szCs w:val="28"/>
          <w:vertAlign w:val="subscript"/>
        </w:rPr>
        <w:t xml:space="preserve"> </w:t>
      </w:r>
      <w:r w:rsidR="003A1E42">
        <w:rPr>
          <w:color w:val="000000"/>
          <w:sz w:val="28"/>
          <w:szCs w:val="28"/>
        </w:rPr>
        <w:t>– вероятность сохранения</w:t>
      </w:r>
      <w:r>
        <w:rPr>
          <w:color w:val="000000"/>
          <w:sz w:val="28"/>
          <w:szCs w:val="28"/>
        </w:rPr>
        <w:t>).</w:t>
      </w:r>
      <w:r w:rsidR="003A1E42">
        <w:rPr>
          <w:color w:val="000000"/>
          <w:sz w:val="28"/>
          <w:szCs w:val="28"/>
        </w:rPr>
        <w:t xml:space="preserve"> </w:t>
      </w:r>
      <w:r>
        <w:rPr>
          <w:color w:val="000000"/>
          <w:sz w:val="28"/>
          <w:szCs w:val="28"/>
        </w:rPr>
        <w:t xml:space="preserve">Чтобы обеспечить гарантирование того, что во время обучения и прогнозирования все активации имеют тот же самый масштаб, необходимо реализовать масштабирование активации активных нейронов специальным образом (например, можно использовать деления активации пополам, если вероятность </w:t>
      </w:r>
      <w:proofErr w:type="spellStart"/>
      <w:r>
        <w:rPr>
          <w:color w:val="000000"/>
          <w:sz w:val="28"/>
          <w:szCs w:val="28"/>
        </w:rPr>
        <w:t>dropout</w:t>
      </w:r>
      <w:proofErr w:type="spellEnd"/>
      <w:r>
        <w:rPr>
          <w:color w:val="000000"/>
          <w:sz w:val="28"/>
          <w:szCs w:val="28"/>
        </w:rPr>
        <w:t xml:space="preserve"> была установлена в р = 0.5).</w:t>
      </w:r>
    </w:p>
    <w:p w14:paraId="00000227" w14:textId="77777777" w:rsidR="00C5037E" w:rsidRDefault="00C5037E">
      <w:pPr>
        <w:pBdr>
          <w:top w:val="nil"/>
          <w:left w:val="nil"/>
          <w:bottom w:val="nil"/>
          <w:right w:val="nil"/>
          <w:between w:val="nil"/>
        </w:pBdr>
        <w:spacing w:after="160"/>
        <w:jc w:val="center"/>
        <w:rPr>
          <w:b/>
          <w:color w:val="000000"/>
          <w:sz w:val="28"/>
          <w:szCs w:val="28"/>
        </w:rPr>
      </w:pPr>
    </w:p>
    <w:p w14:paraId="74D11BD3" w14:textId="77777777" w:rsidR="00533F09" w:rsidRDefault="00533F09" w:rsidP="00336788">
      <w:pPr>
        <w:pStyle w:val="12"/>
        <w:ind w:firstLine="708"/>
        <w:jc w:val="left"/>
      </w:pPr>
      <w:bookmarkStart w:id="57" w:name="_heading=h.1y810tw" w:colFirst="0" w:colLast="0"/>
      <w:bookmarkStart w:id="58" w:name="_Toc74560153"/>
      <w:bookmarkStart w:id="59" w:name="_Toc74560312"/>
      <w:bookmarkEnd w:id="57"/>
    </w:p>
    <w:p w14:paraId="00000228" w14:textId="65D3437E" w:rsidR="00C5037E" w:rsidRDefault="00E71261" w:rsidP="00336788">
      <w:pPr>
        <w:pStyle w:val="12"/>
        <w:ind w:firstLine="708"/>
        <w:jc w:val="left"/>
      </w:pPr>
      <w:r>
        <w:t>2.6 Функции потерь для классификации</w:t>
      </w:r>
      <w:bookmarkEnd w:id="58"/>
      <w:bookmarkEnd w:id="59"/>
    </w:p>
    <w:p w14:paraId="00000229" w14:textId="77777777" w:rsidR="00C5037E" w:rsidRDefault="00C5037E">
      <w:pPr>
        <w:pBdr>
          <w:top w:val="nil"/>
          <w:left w:val="nil"/>
          <w:bottom w:val="nil"/>
          <w:right w:val="nil"/>
          <w:between w:val="nil"/>
        </w:pBdr>
        <w:spacing w:line="360" w:lineRule="auto"/>
        <w:ind w:right="61"/>
        <w:jc w:val="both"/>
        <w:rPr>
          <w:b/>
          <w:color w:val="000000"/>
          <w:sz w:val="28"/>
          <w:szCs w:val="28"/>
        </w:rPr>
      </w:pPr>
    </w:p>
    <w:p w14:paraId="0000022A"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В задачах классификации используются различные функции потерь для обучения модели. Эта зависимость исходит от типа задачи (двоичная или </w:t>
      </w:r>
      <w:proofErr w:type="spellStart"/>
      <w:r>
        <w:rPr>
          <w:color w:val="000000"/>
          <w:sz w:val="28"/>
          <w:szCs w:val="28"/>
        </w:rPr>
        <w:t>многоклассовая</w:t>
      </w:r>
      <w:proofErr w:type="spellEnd"/>
      <w:r>
        <w:rPr>
          <w:color w:val="000000"/>
          <w:sz w:val="28"/>
          <w:szCs w:val="28"/>
        </w:rPr>
        <w:t>) и типа выхода (</w:t>
      </w:r>
      <w:proofErr w:type="spellStart"/>
      <w:r>
        <w:rPr>
          <w:color w:val="000000"/>
          <w:sz w:val="28"/>
          <w:szCs w:val="28"/>
        </w:rPr>
        <w:t>логиты</w:t>
      </w:r>
      <w:proofErr w:type="spellEnd"/>
      <w:r>
        <w:rPr>
          <w:color w:val="000000"/>
          <w:sz w:val="28"/>
          <w:szCs w:val="28"/>
        </w:rPr>
        <w:t xml:space="preserve"> или вероятности). Функцией с единственным выходным элементом потерь для двоичной классификации выступает двоичная перекрестная энтропия. Для </w:t>
      </w:r>
      <w:proofErr w:type="spellStart"/>
      <w:r>
        <w:rPr>
          <w:color w:val="000000"/>
          <w:sz w:val="28"/>
          <w:szCs w:val="28"/>
        </w:rPr>
        <w:t>многоклассовой</w:t>
      </w:r>
      <w:proofErr w:type="spellEnd"/>
      <w:r>
        <w:rPr>
          <w:color w:val="000000"/>
          <w:sz w:val="28"/>
          <w:szCs w:val="28"/>
        </w:rPr>
        <w:t xml:space="preserve"> классификации, в тоже время используется категориальная перекрестная энтропия.</w:t>
      </w:r>
    </w:p>
    <w:p w14:paraId="0000022B"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Для потери в виде категориальной перекрестной в </w:t>
      </w:r>
      <w:proofErr w:type="spellStart"/>
      <w:r>
        <w:rPr>
          <w:color w:val="000000"/>
          <w:sz w:val="28"/>
          <w:szCs w:val="28"/>
        </w:rPr>
        <w:t>АРl</w:t>
      </w:r>
      <w:proofErr w:type="spellEnd"/>
      <w:r>
        <w:rPr>
          <w:color w:val="000000"/>
          <w:sz w:val="28"/>
          <w:szCs w:val="28"/>
        </w:rPr>
        <w:t xml:space="preserve">-интерфейсе </w:t>
      </w:r>
      <w:proofErr w:type="spellStart"/>
      <w:r>
        <w:rPr>
          <w:color w:val="000000"/>
          <w:sz w:val="28"/>
          <w:szCs w:val="28"/>
        </w:rPr>
        <w:t>Keras</w:t>
      </w:r>
      <w:proofErr w:type="spellEnd"/>
      <w:r>
        <w:rPr>
          <w:color w:val="000000"/>
          <w:sz w:val="28"/>
          <w:szCs w:val="28"/>
        </w:rPr>
        <w:t xml:space="preserve"> API энтропии исходя из формата представления достоверных меток имеются два варианта: в целочисленном виде (например, у=2) и в унитарном коде (например, [0, 0, 1, 0]). В контексте </w:t>
      </w:r>
      <w:proofErr w:type="spellStart"/>
      <w:r>
        <w:rPr>
          <w:color w:val="000000"/>
          <w:sz w:val="28"/>
          <w:szCs w:val="28"/>
        </w:rPr>
        <w:t>Keras</w:t>
      </w:r>
      <w:proofErr w:type="spellEnd"/>
      <w:r>
        <w:rPr>
          <w:color w:val="000000"/>
          <w:sz w:val="28"/>
          <w:szCs w:val="28"/>
        </w:rPr>
        <w:t xml:space="preserve"> такое представление также называется "разреженным".</w:t>
      </w:r>
    </w:p>
    <w:p w14:paraId="0000022C"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Ниже на рис. 2.5 показаны доступные в </w:t>
      </w:r>
      <w:proofErr w:type="spellStart"/>
      <w:r>
        <w:rPr>
          <w:color w:val="000000"/>
          <w:sz w:val="28"/>
          <w:szCs w:val="28"/>
        </w:rPr>
        <w:t>Keras</w:t>
      </w:r>
      <w:proofErr w:type="spellEnd"/>
      <w:r>
        <w:rPr>
          <w:color w:val="000000"/>
          <w:sz w:val="28"/>
          <w:szCs w:val="28"/>
        </w:rPr>
        <w:t xml:space="preserve"> три функции потерь: двоичная классификация, </w:t>
      </w:r>
      <w:proofErr w:type="spellStart"/>
      <w:r>
        <w:rPr>
          <w:color w:val="000000"/>
          <w:sz w:val="28"/>
          <w:szCs w:val="28"/>
        </w:rPr>
        <w:t>многоклассовая</w:t>
      </w:r>
      <w:proofErr w:type="spellEnd"/>
      <w:r>
        <w:rPr>
          <w:color w:val="000000"/>
          <w:sz w:val="28"/>
          <w:szCs w:val="28"/>
        </w:rPr>
        <w:t xml:space="preserve"> классификация с достоверными метками в унитарном коде и </w:t>
      </w:r>
      <w:proofErr w:type="spellStart"/>
      <w:r>
        <w:rPr>
          <w:color w:val="000000"/>
          <w:sz w:val="28"/>
          <w:szCs w:val="28"/>
        </w:rPr>
        <w:t>многоклассовая</w:t>
      </w:r>
      <w:proofErr w:type="spellEnd"/>
      <w:r>
        <w:rPr>
          <w:color w:val="000000"/>
          <w:sz w:val="28"/>
          <w:szCs w:val="28"/>
        </w:rPr>
        <w:t xml:space="preserve"> классификация с целочисленными (разреженными) метками. Все три функций потерь обладают возможностью получения прогнозов в форме </w:t>
      </w:r>
      <w:proofErr w:type="spellStart"/>
      <w:r>
        <w:rPr>
          <w:color w:val="000000"/>
          <w:sz w:val="28"/>
          <w:szCs w:val="28"/>
        </w:rPr>
        <w:t>логитов</w:t>
      </w:r>
      <w:proofErr w:type="spellEnd"/>
      <w:r>
        <w:rPr>
          <w:color w:val="000000"/>
          <w:sz w:val="28"/>
          <w:szCs w:val="28"/>
        </w:rPr>
        <w:t xml:space="preserve"> или вероятностей членства в классах. </w:t>
      </w:r>
    </w:p>
    <w:p w14:paraId="0000022D"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Обычно, по причинам численной устойчивости, вычисление потери в виде </w:t>
      </w:r>
      <w:r>
        <w:rPr>
          <w:color w:val="000000"/>
          <w:sz w:val="28"/>
          <w:szCs w:val="28"/>
        </w:rPr>
        <w:lastRenderedPageBreak/>
        <w:t xml:space="preserve">перекрестной энтропии с указанием </w:t>
      </w:r>
      <w:proofErr w:type="spellStart"/>
      <w:r>
        <w:rPr>
          <w:color w:val="000000"/>
          <w:sz w:val="28"/>
          <w:szCs w:val="28"/>
        </w:rPr>
        <w:t>логитов</w:t>
      </w:r>
      <w:proofErr w:type="spellEnd"/>
      <w:r>
        <w:rPr>
          <w:color w:val="000000"/>
          <w:sz w:val="28"/>
          <w:szCs w:val="28"/>
        </w:rPr>
        <w:t xml:space="preserve"> предпочтительнее </w:t>
      </w:r>
    </w:p>
    <w:p w14:paraId="0000022E"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вероятностей членства в классах.</w:t>
      </w:r>
    </w:p>
    <w:p w14:paraId="00000230" w14:textId="1BC4046C" w:rsidR="00C5037E" w:rsidRDefault="00E71261" w:rsidP="003A1E42">
      <w:pPr>
        <w:pBdr>
          <w:top w:val="nil"/>
          <w:left w:val="nil"/>
          <w:bottom w:val="nil"/>
          <w:right w:val="nil"/>
          <w:between w:val="nil"/>
        </w:pBdr>
        <w:spacing w:line="360" w:lineRule="auto"/>
        <w:ind w:right="61"/>
        <w:jc w:val="center"/>
        <w:rPr>
          <w:color w:val="000000"/>
          <w:sz w:val="28"/>
          <w:szCs w:val="28"/>
        </w:rPr>
      </w:pPr>
      <w:r>
        <w:rPr>
          <w:noProof/>
          <w:color w:val="000000"/>
          <w:sz w:val="28"/>
          <w:szCs w:val="28"/>
        </w:rPr>
        <w:drawing>
          <wp:inline distT="0" distB="0" distL="0" distR="0" wp14:anchorId="4B0A03F1" wp14:editId="5A46132F">
            <wp:extent cx="5219700" cy="2162175"/>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l="24486" t="41417" r="26971" b="22834"/>
                    <a:stretch>
                      <a:fillRect/>
                    </a:stretch>
                  </pic:blipFill>
                  <pic:spPr>
                    <a:xfrm>
                      <a:off x="0" y="0"/>
                      <a:ext cx="5219700" cy="2162175"/>
                    </a:xfrm>
                    <a:prstGeom prst="rect">
                      <a:avLst/>
                    </a:prstGeom>
                    <a:ln/>
                  </pic:spPr>
                </pic:pic>
              </a:graphicData>
            </a:graphic>
          </wp:inline>
        </w:drawing>
      </w:r>
    </w:p>
    <w:p w14:paraId="00000231" w14:textId="389417D4" w:rsidR="00C5037E" w:rsidRDefault="00B26CE1" w:rsidP="003A1E42">
      <w:pPr>
        <w:pBdr>
          <w:top w:val="nil"/>
          <w:left w:val="nil"/>
          <w:bottom w:val="nil"/>
          <w:right w:val="nil"/>
          <w:between w:val="nil"/>
        </w:pBdr>
        <w:spacing w:line="360" w:lineRule="auto"/>
        <w:ind w:right="61"/>
        <w:jc w:val="center"/>
        <w:rPr>
          <w:color w:val="000000"/>
          <w:sz w:val="28"/>
          <w:szCs w:val="28"/>
        </w:rPr>
      </w:pPr>
      <w:sdt>
        <w:sdtPr>
          <w:tag w:val="goog_rdk_54"/>
          <w:id w:val="1624727110"/>
        </w:sdtPr>
        <w:sdtEndPr/>
        <w:sdtContent>
          <w:r w:rsidR="00E71261" w:rsidRPr="003A1E42">
            <w:rPr>
              <w:color w:val="000000"/>
              <w:sz w:val="28"/>
              <w:szCs w:val="28"/>
            </w:rPr>
            <w:t>Рис</w:t>
          </w:r>
          <w:r w:rsidR="003A1E42" w:rsidRPr="003A1E42">
            <w:rPr>
              <w:color w:val="000000"/>
              <w:sz w:val="28"/>
              <w:szCs w:val="28"/>
            </w:rPr>
            <w:t>унок</w:t>
          </w:r>
          <w:r w:rsidR="00E71261" w:rsidRPr="003A1E42">
            <w:rPr>
              <w:color w:val="000000"/>
              <w:sz w:val="28"/>
              <w:szCs w:val="28"/>
            </w:rPr>
            <w:t xml:space="preserve"> 2.</w:t>
          </w:r>
          <w:r w:rsidR="003A1E42" w:rsidRPr="003A1E42">
            <w:rPr>
              <w:color w:val="000000"/>
              <w:sz w:val="28"/>
              <w:szCs w:val="28"/>
            </w:rPr>
            <w:t>5</w:t>
          </w:r>
          <w:r w:rsidR="003A1E42">
            <w:rPr>
              <w:color w:val="000000"/>
              <w:sz w:val="28"/>
              <w:szCs w:val="28"/>
            </w:rPr>
            <w:t xml:space="preserve"> - </w:t>
          </w:r>
        </w:sdtContent>
      </w:sdt>
      <w:r w:rsidR="00E71261">
        <w:rPr>
          <w:color w:val="000000"/>
          <w:sz w:val="28"/>
          <w:szCs w:val="28"/>
        </w:rPr>
        <w:t xml:space="preserve"> Функции потерь для задач классификации</w:t>
      </w:r>
    </w:p>
    <w:p w14:paraId="00000232" w14:textId="77777777" w:rsidR="00C5037E" w:rsidRDefault="00C5037E">
      <w:pPr>
        <w:pBdr>
          <w:top w:val="nil"/>
          <w:left w:val="nil"/>
          <w:bottom w:val="nil"/>
          <w:right w:val="nil"/>
          <w:between w:val="nil"/>
        </w:pBdr>
        <w:spacing w:line="360" w:lineRule="auto"/>
        <w:ind w:right="61"/>
        <w:rPr>
          <w:b/>
          <w:color w:val="000000"/>
          <w:sz w:val="28"/>
          <w:szCs w:val="28"/>
        </w:rPr>
      </w:pPr>
    </w:p>
    <w:p w14:paraId="00000233"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Представим для функции потерь </w:t>
      </w:r>
      <w:proofErr w:type="spellStart"/>
      <w:r>
        <w:rPr>
          <w:color w:val="000000"/>
          <w:sz w:val="28"/>
          <w:szCs w:val="28"/>
        </w:rPr>
        <w:t>логиты</w:t>
      </w:r>
      <w:proofErr w:type="spellEnd"/>
      <w:r>
        <w:rPr>
          <w:color w:val="000000"/>
          <w:sz w:val="28"/>
          <w:szCs w:val="28"/>
        </w:rPr>
        <w:t xml:space="preserve"> в качестве входа и установим параметр </w:t>
      </w:r>
      <w:proofErr w:type="spellStart"/>
      <w:r>
        <w:rPr>
          <w:color w:val="000000"/>
          <w:sz w:val="28"/>
          <w:szCs w:val="28"/>
        </w:rPr>
        <w:t>from</w:t>
      </w:r>
      <w:proofErr w:type="spellEnd"/>
      <w:r>
        <w:rPr>
          <w:color w:val="000000"/>
          <w:sz w:val="28"/>
          <w:szCs w:val="28"/>
        </w:rPr>
        <w:t xml:space="preserve"> _ </w:t>
      </w:r>
      <w:proofErr w:type="spellStart"/>
      <w:r>
        <w:rPr>
          <w:color w:val="000000"/>
          <w:sz w:val="28"/>
          <w:szCs w:val="28"/>
        </w:rPr>
        <w:t>logits</w:t>
      </w:r>
      <w:proofErr w:type="spellEnd"/>
      <w:r>
        <w:rPr>
          <w:color w:val="000000"/>
          <w:sz w:val="28"/>
          <w:szCs w:val="28"/>
        </w:rPr>
        <w:t>=</w:t>
      </w:r>
      <w:proofErr w:type="spellStart"/>
      <w:r>
        <w:rPr>
          <w:color w:val="000000"/>
          <w:sz w:val="28"/>
          <w:szCs w:val="28"/>
        </w:rPr>
        <w:t>True</w:t>
      </w:r>
      <w:proofErr w:type="spellEnd"/>
      <w:r>
        <w:rPr>
          <w:color w:val="000000"/>
          <w:sz w:val="28"/>
          <w:szCs w:val="28"/>
        </w:rPr>
        <w:t xml:space="preserve">. В данном случае при расчете потери и производной относительно весов соответствующая функция </w:t>
      </w:r>
      <w:proofErr w:type="spellStart"/>
      <w:r>
        <w:rPr>
          <w:color w:val="000000"/>
          <w:sz w:val="28"/>
          <w:szCs w:val="28"/>
        </w:rPr>
        <w:t>Tensorflow</w:t>
      </w:r>
      <w:proofErr w:type="spellEnd"/>
      <w:r>
        <w:rPr>
          <w:color w:val="000000"/>
          <w:sz w:val="28"/>
          <w:szCs w:val="28"/>
        </w:rPr>
        <w:t xml:space="preserve"> будет использовать наиболее подходящую и эффективную реализацию. Такая ситуация реальна, так как в случае передачи на входе </w:t>
      </w:r>
      <w:proofErr w:type="spellStart"/>
      <w:r>
        <w:rPr>
          <w:color w:val="000000"/>
          <w:sz w:val="28"/>
          <w:szCs w:val="28"/>
        </w:rPr>
        <w:t>логитов</w:t>
      </w:r>
      <w:proofErr w:type="spellEnd"/>
      <w:r>
        <w:rPr>
          <w:color w:val="000000"/>
          <w:sz w:val="28"/>
          <w:szCs w:val="28"/>
        </w:rPr>
        <w:t xml:space="preserve"> определенные математические члены сокращаются и потому не требуют явного вычисления.</w:t>
      </w:r>
    </w:p>
    <w:p w14:paraId="00000234" w14:textId="3B7FB2E2"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Следующий код </w:t>
      </w:r>
      <w:r w:rsidR="003A1E42">
        <w:rPr>
          <w:color w:val="000000"/>
          <w:sz w:val="28"/>
          <w:szCs w:val="28"/>
        </w:rPr>
        <w:t>показывает,</w:t>
      </w:r>
      <w:r>
        <w:rPr>
          <w:color w:val="000000"/>
          <w:sz w:val="28"/>
          <w:szCs w:val="28"/>
        </w:rPr>
        <w:t xml:space="preserve"> как пользоваться функциями потерь с двумя форматами, где функции потерь на входе имеют либо вероятности нахождения в имеющихся классах, либо описанные ранее </w:t>
      </w:r>
      <w:proofErr w:type="spellStart"/>
      <w:r>
        <w:rPr>
          <w:color w:val="000000"/>
          <w:sz w:val="28"/>
          <w:szCs w:val="28"/>
        </w:rPr>
        <w:t>логиты</w:t>
      </w:r>
      <w:proofErr w:type="spellEnd"/>
      <w:r>
        <w:rPr>
          <w:color w:val="000000"/>
          <w:sz w:val="28"/>
          <w:szCs w:val="28"/>
        </w:rPr>
        <w:t xml:space="preserve">: </w:t>
      </w:r>
    </w:p>
    <w:p w14:paraId="00000235" w14:textId="77777777" w:rsidR="00C5037E" w:rsidRDefault="00C5037E">
      <w:pPr>
        <w:pBdr>
          <w:top w:val="nil"/>
          <w:left w:val="nil"/>
          <w:bottom w:val="nil"/>
          <w:right w:val="nil"/>
          <w:between w:val="nil"/>
        </w:pBdr>
        <w:spacing w:line="360" w:lineRule="auto"/>
        <w:ind w:right="61" w:firstLine="708"/>
        <w:rPr>
          <w:color w:val="000000"/>
          <w:sz w:val="28"/>
          <w:szCs w:val="28"/>
        </w:rPr>
      </w:pPr>
    </w:p>
    <w:p w14:paraId="0000023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tensorflow_datasets</w:t>
      </w:r>
      <w:proofErr w:type="spellEnd"/>
      <w:r w:rsidRPr="00C1337C">
        <w:rPr>
          <w:color w:val="000000"/>
          <w:sz w:val="28"/>
          <w:szCs w:val="28"/>
          <w:highlight w:val="white"/>
          <w:lang w:val="en-US"/>
        </w:rPr>
        <w:t xml:space="preserve"> </w:t>
      </w:r>
      <w:r w:rsidRPr="00C1337C">
        <w:rPr>
          <w:b/>
          <w:color w:val="000000"/>
          <w:sz w:val="28"/>
          <w:szCs w:val="28"/>
          <w:highlight w:val="white"/>
          <w:lang w:val="en-US"/>
        </w:rPr>
        <w:t>as</w:t>
      </w:r>
      <w:r w:rsidRPr="00C1337C">
        <w:rPr>
          <w:color w:val="000000"/>
          <w:sz w:val="28"/>
          <w:szCs w:val="28"/>
          <w:highlight w:val="white"/>
          <w:lang w:val="en-US"/>
        </w:rPr>
        <w:t xml:space="preserve"> dataset</w:t>
      </w:r>
    </w:p>
    <w:p w14:paraId="0000023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Pr>
          <w:color w:val="000000"/>
          <w:sz w:val="28"/>
          <w:szCs w:val="28"/>
          <w:highlight w:val="white"/>
        </w:rPr>
        <w:t>Перекрестная</w:t>
      </w:r>
      <w:r w:rsidRPr="00C1337C">
        <w:rPr>
          <w:color w:val="000000"/>
          <w:sz w:val="28"/>
          <w:szCs w:val="28"/>
          <w:highlight w:val="white"/>
          <w:lang w:val="en-US"/>
        </w:rPr>
        <w:t xml:space="preserve"> </w:t>
      </w:r>
      <w:r>
        <w:rPr>
          <w:color w:val="000000"/>
          <w:sz w:val="28"/>
          <w:szCs w:val="28"/>
          <w:highlight w:val="white"/>
        </w:rPr>
        <w:t>энтропия</w:t>
      </w:r>
      <w:r w:rsidRPr="00C1337C">
        <w:rPr>
          <w:color w:val="000000"/>
          <w:sz w:val="28"/>
          <w:szCs w:val="28"/>
          <w:highlight w:val="white"/>
          <w:lang w:val="en-US"/>
        </w:rPr>
        <w:t xml:space="preserve"> </w:t>
      </w:r>
      <w:r>
        <w:rPr>
          <w:color w:val="000000"/>
          <w:sz w:val="28"/>
          <w:szCs w:val="28"/>
          <w:highlight w:val="white"/>
        </w:rPr>
        <w:t>двоичная</w:t>
      </w:r>
    </w:p>
    <w:p w14:paraId="0000023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bce_probas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p>
    <w:p w14:paraId="0000023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tf</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keras</w:t>
      </w:r>
      <w:proofErr w:type="spellEnd"/>
      <w:r w:rsidRPr="00C1337C">
        <w:rPr>
          <w:b/>
          <w:color w:val="000000"/>
          <w:sz w:val="28"/>
          <w:szCs w:val="28"/>
          <w:highlight w:val="white"/>
          <w:lang w:val="en-US"/>
        </w:rPr>
        <w:t>.</w:t>
      </w:r>
      <w:r w:rsidRPr="00C1337C">
        <w:rPr>
          <w:color w:val="000000"/>
          <w:sz w:val="28"/>
          <w:szCs w:val="28"/>
          <w:highlight w:val="white"/>
          <w:lang w:val="en-US"/>
        </w:rPr>
        <w:t xml:space="preserve"> losses</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BinaryCrossentropy</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from_logits</w:t>
      </w:r>
      <w:proofErr w:type="spellEnd"/>
      <w:r w:rsidRPr="00C1337C">
        <w:rPr>
          <w:b/>
          <w:color w:val="000000"/>
          <w:sz w:val="28"/>
          <w:szCs w:val="28"/>
          <w:highlight w:val="white"/>
          <w:lang w:val="en-US"/>
        </w:rPr>
        <w:t>=False)</w:t>
      </w:r>
    </w:p>
    <w:p w14:paraId="0000023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bce_logit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p>
    <w:p w14:paraId="0000023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keras</w:t>
      </w:r>
      <w:proofErr w:type="gramEnd"/>
      <w:r w:rsidRPr="00C1337C">
        <w:rPr>
          <w:b/>
          <w:color w:val="000000"/>
          <w:sz w:val="28"/>
          <w:szCs w:val="28"/>
          <w:highlight w:val="white"/>
          <w:lang w:val="en-US"/>
        </w:rPr>
        <w:t>.</w:t>
      </w:r>
      <w:r w:rsidRPr="00C1337C">
        <w:rPr>
          <w:color w:val="000000"/>
          <w:sz w:val="28"/>
          <w:szCs w:val="28"/>
          <w:highlight w:val="white"/>
          <w:lang w:val="en-US"/>
        </w:rPr>
        <w:t>losses</w:t>
      </w:r>
      <w:r w:rsidRPr="00C1337C">
        <w:rPr>
          <w:b/>
          <w:color w:val="000000"/>
          <w:sz w:val="28"/>
          <w:szCs w:val="28"/>
          <w:highlight w:val="white"/>
          <w:lang w:val="en-US"/>
        </w:rPr>
        <w:t>.</w:t>
      </w:r>
      <w:r w:rsidRPr="00C1337C">
        <w:rPr>
          <w:color w:val="000000"/>
          <w:sz w:val="28"/>
          <w:szCs w:val="28"/>
          <w:highlight w:val="white"/>
          <w:lang w:val="en-US"/>
        </w:rPr>
        <w:t>BinaryCrossentropy</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from_logits</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True</w:t>
      </w:r>
      <w:r w:rsidRPr="00C1337C">
        <w:rPr>
          <w:color w:val="000000"/>
          <w:sz w:val="28"/>
          <w:szCs w:val="28"/>
          <w:highlight w:val="white"/>
          <w:lang w:val="en-US"/>
        </w:rPr>
        <w:t xml:space="preserve"> </w:t>
      </w:r>
      <w:r w:rsidRPr="00C1337C">
        <w:rPr>
          <w:b/>
          <w:color w:val="000000"/>
          <w:sz w:val="28"/>
          <w:szCs w:val="28"/>
          <w:highlight w:val="white"/>
          <w:lang w:val="en-US"/>
        </w:rPr>
        <w:t>)</w:t>
      </w:r>
    </w:p>
    <w:p w14:paraId="0000023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logits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constant</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0.8</w:t>
      </w:r>
      <w:r w:rsidRPr="00C1337C">
        <w:rPr>
          <w:b/>
          <w:color w:val="000000"/>
          <w:sz w:val="28"/>
          <w:szCs w:val="28"/>
          <w:highlight w:val="white"/>
          <w:lang w:val="en-US"/>
        </w:rPr>
        <w:t>])</w:t>
      </w:r>
    </w:p>
    <w:p w14:paraId="0000023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probas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keras</w:t>
      </w:r>
      <w:proofErr w:type="gramEnd"/>
      <w:r w:rsidRPr="00C1337C">
        <w:rPr>
          <w:b/>
          <w:color w:val="000000"/>
          <w:sz w:val="28"/>
          <w:szCs w:val="28"/>
          <w:highlight w:val="white"/>
          <w:lang w:val="en-US"/>
        </w:rPr>
        <w:t>.</w:t>
      </w:r>
      <w:r w:rsidRPr="00C1337C">
        <w:rPr>
          <w:color w:val="000000"/>
          <w:sz w:val="28"/>
          <w:szCs w:val="28"/>
          <w:highlight w:val="white"/>
          <w:lang w:val="en-US"/>
        </w:rPr>
        <w:t>activations</w:t>
      </w:r>
      <w:r w:rsidRPr="00C1337C">
        <w:rPr>
          <w:b/>
          <w:color w:val="000000"/>
          <w:sz w:val="28"/>
          <w:szCs w:val="28"/>
          <w:highlight w:val="white"/>
          <w:lang w:val="en-US"/>
        </w:rPr>
        <w:t>.</w:t>
      </w:r>
      <w:r w:rsidRPr="00C1337C">
        <w:rPr>
          <w:color w:val="000000"/>
          <w:sz w:val="28"/>
          <w:szCs w:val="28"/>
          <w:highlight w:val="white"/>
          <w:lang w:val="en-US"/>
        </w:rPr>
        <w:t>sigmoid</w:t>
      </w:r>
      <w:proofErr w:type="spellEnd"/>
      <w:r w:rsidRPr="00C1337C">
        <w:rPr>
          <w:b/>
          <w:color w:val="000000"/>
          <w:sz w:val="28"/>
          <w:szCs w:val="28"/>
          <w:highlight w:val="white"/>
          <w:lang w:val="en-US"/>
        </w:rPr>
        <w:t>(</w:t>
      </w:r>
      <w:r w:rsidRPr="00C1337C">
        <w:rPr>
          <w:color w:val="000000"/>
          <w:sz w:val="28"/>
          <w:szCs w:val="28"/>
          <w:highlight w:val="white"/>
          <w:lang w:val="en-US"/>
        </w:rPr>
        <w:t>logits</w:t>
      </w:r>
      <w:r w:rsidRPr="00C1337C">
        <w:rPr>
          <w:b/>
          <w:color w:val="000000"/>
          <w:sz w:val="28"/>
          <w:szCs w:val="28"/>
          <w:highlight w:val="white"/>
          <w:lang w:val="en-US"/>
        </w:rPr>
        <w:t>)</w:t>
      </w:r>
    </w:p>
    <w:p w14:paraId="0000023E"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23F"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spellStart"/>
      <w:r>
        <w:rPr>
          <w:color w:val="000000"/>
          <w:sz w:val="28"/>
          <w:szCs w:val="28"/>
          <w:highlight w:val="white"/>
        </w:rPr>
        <w:t>tf</w:t>
      </w:r>
      <w:r>
        <w:rPr>
          <w:b/>
          <w:color w:val="000000"/>
          <w:sz w:val="28"/>
          <w:szCs w:val="28"/>
          <w:highlight w:val="white"/>
        </w:rPr>
        <w:t>.print</w:t>
      </w:r>
      <w:proofErr w:type="spellEnd"/>
      <w:r>
        <w:rPr>
          <w:color w:val="000000"/>
          <w:sz w:val="28"/>
          <w:szCs w:val="28"/>
          <w:highlight w:val="white"/>
        </w:rPr>
        <w:t xml:space="preserve"> </w:t>
      </w:r>
      <w:r>
        <w:rPr>
          <w:b/>
          <w:color w:val="000000"/>
          <w:sz w:val="28"/>
          <w:szCs w:val="28"/>
          <w:highlight w:val="white"/>
        </w:rPr>
        <w:t>(</w:t>
      </w:r>
    </w:p>
    <w:p w14:paraId="00000240" w14:textId="77777777" w:rsidR="00C5037E" w:rsidRPr="007C3626"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    'ДПЭ (с </w:t>
      </w:r>
      <w:proofErr w:type="gramStart"/>
      <w:r>
        <w:rPr>
          <w:color w:val="000000"/>
          <w:sz w:val="28"/>
          <w:szCs w:val="28"/>
          <w:highlight w:val="white"/>
        </w:rPr>
        <w:t>вероятностями )</w:t>
      </w:r>
      <w:proofErr w:type="gramEnd"/>
      <w:r>
        <w:rPr>
          <w:color w:val="000000"/>
          <w:sz w:val="28"/>
          <w:szCs w:val="28"/>
          <w:highlight w:val="white"/>
        </w:rPr>
        <w:t xml:space="preserve"> : {:. </w:t>
      </w:r>
      <w:r w:rsidRPr="007C3626">
        <w:rPr>
          <w:color w:val="000000"/>
          <w:sz w:val="28"/>
          <w:szCs w:val="28"/>
          <w:highlight w:val="white"/>
        </w:rPr>
        <w:t>4</w:t>
      </w:r>
      <w:r w:rsidRPr="00C1337C">
        <w:rPr>
          <w:color w:val="000000"/>
          <w:sz w:val="28"/>
          <w:szCs w:val="28"/>
          <w:highlight w:val="white"/>
          <w:lang w:val="en-US"/>
        </w:rPr>
        <w:t>f</w:t>
      </w:r>
      <w:r w:rsidRPr="007C3626">
        <w:rPr>
          <w:color w:val="000000"/>
          <w:sz w:val="28"/>
          <w:szCs w:val="28"/>
          <w:highlight w:val="white"/>
        </w:rPr>
        <w:t>}'</w:t>
      </w:r>
      <w:r w:rsidRPr="007C3626">
        <w:rPr>
          <w:b/>
          <w:color w:val="000000"/>
          <w:sz w:val="28"/>
          <w:szCs w:val="28"/>
          <w:highlight w:val="white"/>
        </w:rPr>
        <w:t>.</w:t>
      </w:r>
      <w:r w:rsidRPr="007C3626">
        <w:rPr>
          <w:color w:val="000000"/>
          <w:sz w:val="28"/>
          <w:szCs w:val="28"/>
          <w:highlight w:val="white"/>
        </w:rPr>
        <w:t xml:space="preserve"> </w:t>
      </w:r>
      <w:proofErr w:type="gramStart"/>
      <w:r w:rsidRPr="00C1337C">
        <w:rPr>
          <w:b/>
          <w:color w:val="000000"/>
          <w:sz w:val="28"/>
          <w:szCs w:val="28"/>
          <w:highlight w:val="white"/>
          <w:lang w:val="en-US"/>
        </w:rPr>
        <w:t>format</w:t>
      </w:r>
      <w:r w:rsidRPr="007C3626">
        <w:rPr>
          <w:b/>
          <w:color w:val="000000"/>
          <w:sz w:val="28"/>
          <w:szCs w:val="28"/>
          <w:highlight w:val="white"/>
        </w:rPr>
        <w:t>(</w:t>
      </w:r>
      <w:proofErr w:type="gramEnd"/>
    </w:p>
    <w:p w14:paraId="0000024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7C3626">
        <w:rPr>
          <w:color w:val="000000"/>
          <w:sz w:val="28"/>
          <w:szCs w:val="28"/>
          <w:highlight w:val="white"/>
        </w:rPr>
        <w:t xml:space="preserve">    </w:t>
      </w:r>
      <w:proofErr w:type="spellStart"/>
      <w:r w:rsidRPr="00C1337C">
        <w:rPr>
          <w:color w:val="000000"/>
          <w:sz w:val="28"/>
          <w:szCs w:val="28"/>
          <w:highlight w:val="white"/>
          <w:lang w:val="en-US"/>
        </w:rPr>
        <w:t>bce_probas</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y_true</w:t>
      </w:r>
      <w:proofErr w:type="spellEnd"/>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y_pred</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probas</w:t>
      </w:r>
      <w:proofErr w:type="spellEnd"/>
      <w:r w:rsidRPr="00C1337C">
        <w:rPr>
          <w:b/>
          <w:color w:val="000000"/>
          <w:sz w:val="28"/>
          <w:szCs w:val="28"/>
          <w:highlight w:val="white"/>
          <w:lang w:val="en-US"/>
        </w:rPr>
        <w:t>)),</w:t>
      </w:r>
    </w:p>
    <w:p w14:paraId="00000242"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 xml:space="preserve">'(с </w:t>
      </w:r>
      <w:proofErr w:type="spellStart"/>
      <w:r>
        <w:rPr>
          <w:color w:val="000000"/>
          <w:sz w:val="28"/>
          <w:szCs w:val="28"/>
          <w:highlight w:val="white"/>
        </w:rPr>
        <w:t>логитами</w:t>
      </w:r>
      <w:proofErr w:type="spellEnd"/>
      <w:r>
        <w:rPr>
          <w:color w:val="000000"/>
          <w:sz w:val="28"/>
          <w:szCs w:val="28"/>
          <w:highlight w:val="white"/>
        </w:rPr>
        <w:t>): {:.4</w:t>
      </w:r>
      <w:proofErr w:type="gramStart"/>
      <w:r>
        <w:rPr>
          <w:color w:val="000000"/>
          <w:sz w:val="28"/>
          <w:szCs w:val="28"/>
          <w:highlight w:val="white"/>
        </w:rPr>
        <w:t>f }</w:t>
      </w:r>
      <w:proofErr w:type="gramEnd"/>
      <w:r>
        <w:rPr>
          <w:color w:val="000000"/>
          <w:sz w:val="28"/>
          <w:szCs w:val="28"/>
          <w:highlight w:val="white"/>
        </w:rPr>
        <w:t xml:space="preserve"> '</w:t>
      </w:r>
      <w:r>
        <w:rPr>
          <w:b/>
          <w:color w:val="000000"/>
          <w:sz w:val="28"/>
          <w:szCs w:val="28"/>
          <w:highlight w:val="white"/>
        </w:rPr>
        <w:t>.</w:t>
      </w:r>
      <w:proofErr w:type="spellStart"/>
      <w:r>
        <w:rPr>
          <w:b/>
          <w:color w:val="000000"/>
          <w:sz w:val="28"/>
          <w:szCs w:val="28"/>
          <w:highlight w:val="white"/>
        </w:rPr>
        <w:t>format</w:t>
      </w:r>
      <w:proofErr w:type="spellEnd"/>
      <w:r>
        <w:rPr>
          <w:b/>
          <w:color w:val="000000"/>
          <w:sz w:val="28"/>
          <w:szCs w:val="28"/>
          <w:highlight w:val="white"/>
        </w:rPr>
        <w:t>(</w:t>
      </w:r>
    </w:p>
    <w:p w14:paraId="0000024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proofErr w:type="spellStart"/>
      <w:r w:rsidRPr="00C1337C">
        <w:rPr>
          <w:color w:val="000000"/>
          <w:sz w:val="28"/>
          <w:szCs w:val="28"/>
          <w:highlight w:val="white"/>
          <w:lang w:val="en-US"/>
        </w:rPr>
        <w:t>bce_logits</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y_true</w:t>
      </w:r>
      <w:proofErr w:type="spellEnd"/>
      <w:r w:rsidRPr="00C1337C">
        <w:rPr>
          <w:b/>
          <w:color w:val="000000"/>
          <w:sz w:val="28"/>
          <w:szCs w:val="28"/>
          <w:highlight w:val="white"/>
          <w:lang w:val="en-US"/>
        </w:rPr>
        <w:t>=[</w:t>
      </w:r>
      <w:r w:rsidRPr="00C1337C">
        <w:rPr>
          <w:color w:val="000000"/>
          <w:sz w:val="28"/>
          <w:szCs w:val="28"/>
          <w:highlight w:val="white"/>
          <w:lang w:val="en-US"/>
        </w:rPr>
        <w:t>l</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y_pred</w:t>
      </w:r>
      <w:proofErr w:type="spellEnd"/>
      <w:r w:rsidRPr="00C1337C">
        <w:rPr>
          <w:b/>
          <w:color w:val="000000"/>
          <w:sz w:val="28"/>
          <w:szCs w:val="28"/>
          <w:highlight w:val="white"/>
          <w:lang w:val="en-US"/>
        </w:rPr>
        <w:t>=</w:t>
      </w:r>
      <w:r w:rsidRPr="00C1337C">
        <w:rPr>
          <w:color w:val="000000"/>
          <w:sz w:val="28"/>
          <w:szCs w:val="28"/>
          <w:highlight w:val="white"/>
          <w:lang w:val="en-US"/>
        </w:rPr>
        <w:t>logits</w:t>
      </w:r>
      <w:r w:rsidRPr="00C1337C">
        <w:rPr>
          <w:b/>
          <w:color w:val="000000"/>
          <w:sz w:val="28"/>
          <w:szCs w:val="28"/>
          <w:highlight w:val="white"/>
          <w:lang w:val="en-US"/>
        </w:rPr>
        <w:t>)))</w:t>
      </w:r>
    </w:p>
    <w:p w14:paraId="00000244"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 xml:space="preserve">ДПЭ </w:t>
      </w:r>
      <w:r>
        <w:rPr>
          <w:b/>
          <w:color w:val="000000"/>
          <w:sz w:val="28"/>
          <w:szCs w:val="28"/>
          <w:highlight w:val="white"/>
        </w:rPr>
        <w:t>(</w:t>
      </w:r>
      <w:r>
        <w:rPr>
          <w:color w:val="000000"/>
          <w:sz w:val="28"/>
          <w:szCs w:val="28"/>
          <w:highlight w:val="white"/>
        </w:rPr>
        <w:t>с вероятностями</w:t>
      </w:r>
      <w:r>
        <w:rPr>
          <w:b/>
          <w:color w:val="000000"/>
          <w:sz w:val="28"/>
          <w:szCs w:val="28"/>
          <w:highlight w:val="white"/>
        </w:rPr>
        <w:t>):</w:t>
      </w:r>
      <w:r>
        <w:rPr>
          <w:color w:val="000000"/>
          <w:sz w:val="28"/>
          <w:szCs w:val="28"/>
          <w:highlight w:val="white"/>
        </w:rPr>
        <w:t xml:space="preserve"> 0.3711 </w:t>
      </w:r>
      <w:r>
        <w:rPr>
          <w:b/>
          <w:color w:val="000000"/>
          <w:sz w:val="28"/>
          <w:szCs w:val="28"/>
          <w:highlight w:val="white"/>
        </w:rPr>
        <w:t>(</w:t>
      </w:r>
      <w:r>
        <w:rPr>
          <w:color w:val="000000"/>
          <w:sz w:val="28"/>
          <w:szCs w:val="28"/>
          <w:highlight w:val="white"/>
        </w:rPr>
        <w:t xml:space="preserve">с </w:t>
      </w:r>
      <w:proofErr w:type="spellStart"/>
      <w:r>
        <w:rPr>
          <w:color w:val="000000"/>
          <w:sz w:val="28"/>
          <w:szCs w:val="28"/>
          <w:highlight w:val="white"/>
        </w:rPr>
        <w:t>логитами</w:t>
      </w:r>
      <w:proofErr w:type="spellEnd"/>
      <w:r>
        <w:rPr>
          <w:b/>
          <w:color w:val="000000"/>
          <w:sz w:val="28"/>
          <w:szCs w:val="28"/>
          <w:highlight w:val="white"/>
        </w:rPr>
        <w:t>):</w:t>
      </w:r>
      <w:r>
        <w:rPr>
          <w:color w:val="000000"/>
          <w:sz w:val="28"/>
          <w:szCs w:val="28"/>
          <w:highlight w:val="white"/>
        </w:rPr>
        <w:t xml:space="preserve"> 0.3711</w:t>
      </w:r>
    </w:p>
    <w:p w14:paraId="00000245"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Перекрестная энтропия категориальная</w:t>
      </w:r>
    </w:p>
    <w:p w14:paraId="00000246" w14:textId="77777777" w:rsidR="00C5037E" w:rsidRPr="007C3626"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FB64A8">
        <w:rPr>
          <w:color w:val="000000"/>
          <w:sz w:val="28"/>
          <w:szCs w:val="28"/>
          <w:highlight w:val="white"/>
          <w:lang w:val="en-US"/>
        </w:rPr>
        <w:t>Prob</w:t>
      </w:r>
      <w:r w:rsidRPr="007C3626">
        <w:rPr>
          <w:color w:val="000000"/>
          <w:sz w:val="28"/>
          <w:szCs w:val="28"/>
          <w:highlight w:val="white"/>
          <w:lang w:val="en-US"/>
        </w:rPr>
        <w:t>_</w:t>
      </w:r>
      <w:r w:rsidRPr="00FB64A8">
        <w:rPr>
          <w:color w:val="000000"/>
          <w:sz w:val="28"/>
          <w:szCs w:val="28"/>
          <w:highlight w:val="white"/>
          <w:lang w:val="en-US"/>
        </w:rPr>
        <w:t>cce</w:t>
      </w:r>
      <w:proofErr w:type="spellEnd"/>
      <w:r w:rsidRPr="007C3626">
        <w:rPr>
          <w:color w:val="000000"/>
          <w:sz w:val="28"/>
          <w:szCs w:val="28"/>
          <w:highlight w:val="white"/>
          <w:lang w:val="en-US"/>
        </w:rPr>
        <w:t xml:space="preserve"> </w:t>
      </w:r>
      <w:r w:rsidRPr="007C3626">
        <w:rPr>
          <w:b/>
          <w:color w:val="000000"/>
          <w:sz w:val="28"/>
          <w:szCs w:val="28"/>
          <w:highlight w:val="white"/>
          <w:lang w:val="en-US"/>
        </w:rPr>
        <w:t>=</w:t>
      </w:r>
      <w:r w:rsidRPr="007C3626">
        <w:rPr>
          <w:color w:val="000000"/>
          <w:sz w:val="28"/>
          <w:szCs w:val="28"/>
          <w:highlight w:val="white"/>
          <w:lang w:val="en-US"/>
        </w:rPr>
        <w:t xml:space="preserve"> </w:t>
      </w:r>
      <w:proofErr w:type="spellStart"/>
      <w:proofErr w:type="gramStart"/>
      <w:r w:rsidRPr="00FB64A8">
        <w:rPr>
          <w:color w:val="000000"/>
          <w:sz w:val="28"/>
          <w:szCs w:val="28"/>
          <w:highlight w:val="white"/>
          <w:lang w:val="en-US"/>
        </w:rPr>
        <w:t>tf</w:t>
      </w:r>
      <w:r w:rsidRPr="007C3626">
        <w:rPr>
          <w:b/>
          <w:color w:val="000000"/>
          <w:sz w:val="28"/>
          <w:szCs w:val="28"/>
          <w:highlight w:val="white"/>
          <w:lang w:val="en-US"/>
        </w:rPr>
        <w:t>.</w:t>
      </w:r>
      <w:r w:rsidRPr="00FB64A8">
        <w:rPr>
          <w:color w:val="000000"/>
          <w:sz w:val="28"/>
          <w:szCs w:val="28"/>
          <w:highlight w:val="white"/>
          <w:lang w:val="en-US"/>
        </w:rPr>
        <w:t>keras</w:t>
      </w:r>
      <w:proofErr w:type="gramEnd"/>
      <w:r w:rsidRPr="007C3626">
        <w:rPr>
          <w:b/>
          <w:color w:val="000000"/>
          <w:sz w:val="28"/>
          <w:szCs w:val="28"/>
          <w:highlight w:val="white"/>
          <w:lang w:val="en-US"/>
        </w:rPr>
        <w:t>.</w:t>
      </w:r>
      <w:r w:rsidRPr="00FB64A8">
        <w:rPr>
          <w:color w:val="000000"/>
          <w:sz w:val="28"/>
          <w:szCs w:val="28"/>
          <w:highlight w:val="white"/>
          <w:lang w:val="en-US"/>
        </w:rPr>
        <w:t>losses</w:t>
      </w:r>
      <w:r w:rsidRPr="007C3626">
        <w:rPr>
          <w:b/>
          <w:color w:val="000000"/>
          <w:sz w:val="28"/>
          <w:szCs w:val="28"/>
          <w:highlight w:val="white"/>
          <w:lang w:val="en-US"/>
        </w:rPr>
        <w:t>.</w:t>
      </w:r>
      <w:r w:rsidRPr="00FB64A8">
        <w:rPr>
          <w:color w:val="000000"/>
          <w:sz w:val="28"/>
          <w:szCs w:val="28"/>
          <w:highlight w:val="white"/>
          <w:lang w:val="en-US"/>
        </w:rPr>
        <w:t>CategoricalCrossentropy</w:t>
      </w:r>
      <w:proofErr w:type="spellEnd"/>
      <w:r w:rsidRPr="007C3626">
        <w:rPr>
          <w:b/>
          <w:color w:val="000000"/>
          <w:sz w:val="28"/>
          <w:szCs w:val="28"/>
          <w:highlight w:val="white"/>
          <w:lang w:val="en-US"/>
        </w:rPr>
        <w:t>(</w:t>
      </w:r>
    </w:p>
    <w:p w14:paraId="0000024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7C3626">
        <w:rPr>
          <w:color w:val="000000"/>
          <w:sz w:val="28"/>
          <w:szCs w:val="28"/>
          <w:highlight w:val="white"/>
          <w:lang w:val="en-US"/>
        </w:rPr>
        <w:t xml:space="preserve">    </w:t>
      </w:r>
      <w:r w:rsidRPr="00C1337C">
        <w:rPr>
          <w:b/>
          <w:color w:val="000000"/>
          <w:sz w:val="28"/>
          <w:szCs w:val="28"/>
          <w:highlight w:val="white"/>
          <w:lang w:val="en-US"/>
        </w:rPr>
        <w:t>from</w:t>
      </w:r>
      <w:r w:rsidRPr="00C1337C">
        <w:rPr>
          <w:color w:val="000000"/>
          <w:sz w:val="28"/>
          <w:szCs w:val="28"/>
          <w:highlight w:val="white"/>
          <w:lang w:val="en-US"/>
        </w:rPr>
        <w:t xml:space="preserve"> _</w:t>
      </w:r>
      <w:proofErr w:type="spellStart"/>
      <w:r w:rsidRPr="00C1337C">
        <w:rPr>
          <w:color w:val="000000"/>
          <w:sz w:val="28"/>
          <w:szCs w:val="28"/>
          <w:highlight w:val="white"/>
          <w:lang w:val="en-US"/>
        </w:rPr>
        <w:t>logi</w:t>
      </w:r>
      <w:proofErr w:type="spellEnd"/>
      <w:r w:rsidRPr="00C1337C">
        <w:rPr>
          <w:color w:val="000000"/>
          <w:sz w:val="28"/>
          <w:szCs w:val="28"/>
          <w:highlight w:val="white"/>
          <w:lang w:val="en-US"/>
        </w:rPr>
        <w:t xml:space="preserve"> </w:t>
      </w:r>
      <w:proofErr w:type="spellStart"/>
      <w:r w:rsidRPr="00C1337C">
        <w:rPr>
          <w:color w:val="000000"/>
          <w:sz w:val="28"/>
          <w:szCs w:val="28"/>
          <w:highlight w:val="white"/>
          <w:lang w:val="en-US"/>
        </w:rPr>
        <w:t>ts</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E'alse</w:t>
      </w:r>
      <w:proofErr w:type="spellEnd"/>
      <w:r w:rsidRPr="00C1337C">
        <w:rPr>
          <w:color w:val="000000"/>
          <w:sz w:val="28"/>
          <w:szCs w:val="28"/>
          <w:highlight w:val="white"/>
          <w:lang w:val="en-US"/>
        </w:rPr>
        <w:t>)</w:t>
      </w:r>
    </w:p>
    <w:p w14:paraId="0000024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logits_cce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keras</w:t>
      </w:r>
      <w:proofErr w:type="gramEnd"/>
      <w:r w:rsidRPr="00C1337C">
        <w:rPr>
          <w:b/>
          <w:color w:val="000000"/>
          <w:sz w:val="28"/>
          <w:szCs w:val="28"/>
          <w:highlight w:val="white"/>
          <w:lang w:val="en-US"/>
        </w:rPr>
        <w:t>.</w:t>
      </w:r>
      <w:r w:rsidRPr="00C1337C">
        <w:rPr>
          <w:color w:val="000000"/>
          <w:sz w:val="28"/>
          <w:szCs w:val="28"/>
          <w:highlight w:val="white"/>
          <w:lang w:val="en-US"/>
        </w:rPr>
        <w:t>losses</w:t>
      </w:r>
      <w:r w:rsidRPr="00C1337C">
        <w:rPr>
          <w:b/>
          <w:color w:val="000000"/>
          <w:sz w:val="28"/>
          <w:szCs w:val="28"/>
          <w:highlight w:val="white"/>
          <w:lang w:val="en-US"/>
        </w:rPr>
        <w:t>.</w:t>
      </w:r>
      <w:r w:rsidRPr="00C1337C">
        <w:rPr>
          <w:color w:val="000000"/>
          <w:sz w:val="28"/>
          <w:szCs w:val="28"/>
          <w:highlight w:val="white"/>
          <w:lang w:val="en-US"/>
        </w:rPr>
        <w:t>CategoricalCrospentropy</w:t>
      </w:r>
      <w:proofErr w:type="spellEnd"/>
      <w:r w:rsidRPr="00C1337C">
        <w:rPr>
          <w:b/>
          <w:color w:val="000000"/>
          <w:sz w:val="28"/>
          <w:szCs w:val="28"/>
          <w:highlight w:val="white"/>
          <w:lang w:val="en-US"/>
        </w:rPr>
        <w:t>(</w:t>
      </w:r>
      <w:r w:rsidRPr="00C1337C">
        <w:rPr>
          <w:color w:val="000000"/>
          <w:sz w:val="28"/>
          <w:szCs w:val="28"/>
          <w:highlight w:val="white"/>
          <w:lang w:val="en-US"/>
        </w:rPr>
        <w:t>logits=True</w:t>
      </w:r>
      <w:r w:rsidRPr="00C1337C">
        <w:rPr>
          <w:b/>
          <w:color w:val="000000"/>
          <w:sz w:val="28"/>
          <w:szCs w:val="28"/>
          <w:highlight w:val="white"/>
          <w:lang w:val="en-US"/>
        </w:rPr>
        <w:t>)</w:t>
      </w:r>
    </w:p>
    <w:p w14:paraId="0000024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logits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constant</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l.5</w:t>
      </w:r>
      <w:r w:rsidRPr="00C1337C">
        <w:rPr>
          <w:b/>
          <w:color w:val="000000"/>
          <w:sz w:val="28"/>
          <w:szCs w:val="28"/>
          <w:highlight w:val="white"/>
          <w:lang w:val="en-US"/>
        </w:rPr>
        <w:t>,</w:t>
      </w:r>
      <w:r w:rsidRPr="00C1337C">
        <w:rPr>
          <w:color w:val="000000"/>
          <w:sz w:val="28"/>
          <w:szCs w:val="28"/>
          <w:highlight w:val="white"/>
          <w:lang w:val="en-US"/>
        </w:rPr>
        <w:t xml:space="preserve"> 0.8</w:t>
      </w:r>
      <w:r w:rsidRPr="00C1337C">
        <w:rPr>
          <w:b/>
          <w:color w:val="000000"/>
          <w:sz w:val="28"/>
          <w:szCs w:val="28"/>
          <w:highlight w:val="white"/>
          <w:lang w:val="en-US"/>
        </w:rPr>
        <w:t>,</w:t>
      </w:r>
      <w:r w:rsidRPr="00C1337C">
        <w:rPr>
          <w:color w:val="000000"/>
          <w:sz w:val="28"/>
          <w:szCs w:val="28"/>
          <w:highlight w:val="white"/>
          <w:lang w:val="en-US"/>
        </w:rPr>
        <w:t xml:space="preserve"> 2.1</w:t>
      </w:r>
      <w:r w:rsidRPr="00C1337C">
        <w:rPr>
          <w:b/>
          <w:color w:val="000000"/>
          <w:sz w:val="28"/>
          <w:szCs w:val="28"/>
          <w:highlight w:val="white"/>
          <w:lang w:val="en-US"/>
        </w:rPr>
        <w:t>]])</w:t>
      </w:r>
    </w:p>
    <w:p w14:paraId="0000024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probas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keras</w:t>
      </w:r>
      <w:proofErr w:type="gramEnd"/>
      <w:r w:rsidRPr="00C1337C">
        <w:rPr>
          <w:b/>
          <w:color w:val="000000"/>
          <w:sz w:val="28"/>
          <w:szCs w:val="28"/>
          <w:highlight w:val="white"/>
          <w:lang w:val="en-US"/>
        </w:rPr>
        <w:t>.</w:t>
      </w:r>
      <w:r w:rsidRPr="00C1337C">
        <w:rPr>
          <w:color w:val="000000"/>
          <w:sz w:val="28"/>
          <w:szCs w:val="28"/>
          <w:highlight w:val="white"/>
          <w:lang w:val="en-US"/>
        </w:rPr>
        <w:t>activations</w:t>
      </w:r>
      <w:r w:rsidRPr="00C1337C">
        <w:rPr>
          <w:b/>
          <w:color w:val="000000"/>
          <w:sz w:val="28"/>
          <w:szCs w:val="28"/>
          <w:highlight w:val="white"/>
          <w:lang w:val="en-US"/>
        </w:rPr>
        <w:t>.</w:t>
      </w:r>
      <w:r w:rsidRPr="00C1337C">
        <w:rPr>
          <w:color w:val="000000"/>
          <w:sz w:val="28"/>
          <w:szCs w:val="28"/>
          <w:highlight w:val="white"/>
          <w:lang w:val="en-US"/>
        </w:rPr>
        <w:t>softmax</w:t>
      </w:r>
      <w:proofErr w:type="spellEnd"/>
      <w:r w:rsidRPr="00C1337C">
        <w:rPr>
          <w:b/>
          <w:color w:val="000000"/>
          <w:sz w:val="28"/>
          <w:szCs w:val="28"/>
          <w:highlight w:val="white"/>
          <w:lang w:val="en-US"/>
        </w:rPr>
        <w:t>(</w:t>
      </w:r>
      <w:r w:rsidRPr="00C1337C">
        <w:rPr>
          <w:color w:val="000000"/>
          <w:sz w:val="28"/>
          <w:szCs w:val="28"/>
          <w:highlight w:val="white"/>
          <w:lang w:val="en-US"/>
        </w:rPr>
        <w:t>logits</w:t>
      </w:r>
      <w:r w:rsidRPr="00C1337C">
        <w:rPr>
          <w:b/>
          <w:color w:val="000000"/>
          <w:sz w:val="28"/>
          <w:szCs w:val="28"/>
          <w:highlight w:val="white"/>
          <w:lang w:val="en-US"/>
        </w:rPr>
        <w:t>)</w:t>
      </w:r>
    </w:p>
    <w:p w14:paraId="0000024B"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24C"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spellStart"/>
      <w:r>
        <w:rPr>
          <w:color w:val="000000"/>
          <w:sz w:val="28"/>
          <w:szCs w:val="28"/>
          <w:highlight w:val="white"/>
        </w:rPr>
        <w:t>tf</w:t>
      </w:r>
      <w:r>
        <w:rPr>
          <w:b/>
          <w:color w:val="000000"/>
          <w:sz w:val="28"/>
          <w:szCs w:val="28"/>
          <w:highlight w:val="white"/>
        </w:rPr>
        <w:t>.print</w:t>
      </w:r>
      <w:proofErr w:type="spellEnd"/>
      <w:r>
        <w:rPr>
          <w:color w:val="000000"/>
          <w:sz w:val="28"/>
          <w:szCs w:val="28"/>
          <w:highlight w:val="white"/>
        </w:rPr>
        <w:t xml:space="preserve"> </w:t>
      </w:r>
      <w:r>
        <w:rPr>
          <w:b/>
          <w:color w:val="000000"/>
          <w:sz w:val="28"/>
          <w:szCs w:val="28"/>
          <w:highlight w:val="white"/>
        </w:rPr>
        <w:t>(</w:t>
      </w:r>
    </w:p>
    <w:p w14:paraId="0000024D"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    'КПЭ (с вероятностями): {: .4f)</w:t>
      </w:r>
      <w:proofErr w:type="gramStart"/>
      <w:r>
        <w:rPr>
          <w:color w:val="000000"/>
          <w:sz w:val="28"/>
          <w:szCs w:val="28"/>
          <w:highlight w:val="white"/>
        </w:rPr>
        <w:t xml:space="preserve">' </w:t>
      </w:r>
      <w:r>
        <w:rPr>
          <w:b/>
          <w:color w:val="000000"/>
          <w:sz w:val="28"/>
          <w:szCs w:val="28"/>
          <w:highlight w:val="white"/>
        </w:rPr>
        <w:t>.</w:t>
      </w:r>
      <w:proofErr w:type="spellStart"/>
      <w:r>
        <w:rPr>
          <w:b/>
          <w:color w:val="000000"/>
          <w:sz w:val="28"/>
          <w:szCs w:val="28"/>
          <w:highlight w:val="white"/>
        </w:rPr>
        <w:t>format</w:t>
      </w:r>
      <w:proofErr w:type="spellEnd"/>
      <w:proofErr w:type="gramEnd"/>
      <w:r>
        <w:rPr>
          <w:b/>
          <w:color w:val="000000"/>
          <w:sz w:val="28"/>
          <w:szCs w:val="28"/>
          <w:highlight w:val="white"/>
        </w:rPr>
        <w:t>(</w:t>
      </w:r>
    </w:p>
    <w:p w14:paraId="0000024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proofErr w:type="spellStart"/>
      <w:r w:rsidRPr="00C1337C">
        <w:rPr>
          <w:color w:val="000000"/>
          <w:sz w:val="28"/>
          <w:szCs w:val="28"/>
          <w:highlight w:val="white"/>
          <w:lang w:val="en-US"/>
        </w:rPr>
        <w:t>cce_</w:t>
      </w:r>
      <w:proofErr w:type="gramStart"/>
      <w:r w:rsidRPr="00C1337C">
        <w:rPr>
          <w:color w:val="000000"/>
          <w:sz w:val="28"/>
          <w:szCs w:val="28"/>
          <w:highlight w:val="white"/>
          <w:lang w:val="en-US"/>
        </w:rPr>
        <w:t>probas</w:t>
      </w:r>
      <w:proofErr w:type="spellEnd"/>
      <w:r w:rsidRPr="00C1337C">
        <w:rPr>
          <w:b/>
          <w:color w:val="000000"/>
          <w:sz w:val="28"/>
          <w:szCs w:val="28"/>
          <w:highlight w:val="white"/>
          <w:lang w:val="en-US"/>
        </w:rPr>
        <w:t>(</w:t>
      </w:r>
      <w:proofErr w:type="spellStart"/>
      <w:proofErr w:type="gramEnd"/>
      <w:r w:rsidRPr="00C1337C">
        <w:rPr>
          <w:color w:val="000000"/>
          <w:sz w:val="28"/>
          <w:szCs w:val="28"/>
          <w:highlight w:val="white"/>
          <w:lang w:val="en-US"/>
        </w:rPr>
        <w:t>y_true</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r w:rsidRPr="00C1337C">
        <w:rPr>
          <w:color w:val="000000"/>
          <w:sz w:val="28"/>
          <w:szCs w:val="28"/>
          <w:highlight w:val="white"/>
          <w:lang w:val="en-US"/>
        </w:rPr>
        <w:t xml:space="preserve"> 0</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y_pred</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probas</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24F"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 xml:space="preserve">' (с </w:t>
      </w:r>
      <w:proofErr w:type="spellStart"/>
      <w:r>
        <w:rPr>
          <w:color w:val="000000"/>
          <w:sz w:val="28"/>
          <w:szCs w:val="28"/>
          <w:highlight w:val="white"/>
        </w:rPr>
        <w:t>логитами</w:t>
      </w:r>
      <w:proofErr w:type="spellEnd"/>
      <w:r>
        <w:rPr>
          <w:color w:val="000000"/>
          <w:sz w:val="28"/>
          <w:szCs w:val="28"/>
          <w:highlight w:val="white"/>
        </w:rPr>
        <w:t xml:space="preserve">): </w:t>
      </w:r>
      <w:proofErr w:type="gramStart"/>
      <w:r>
        <w:rPr>
          <w:color w:val="000000"/>
          <w:sz w:val="28"/>
          <w:szCs w:val="28"/>
          <w:highlight w:val="white"/>
        </w:rPr>
        <w:t>{:.</w:t>
      </w:r>
      <w:proofErr w:type="gramEnd"/>
      <w:r>
        <w:rPr>
          <w:color w:val="000000"/>
          <w:sz w:val="28"/>
          <w:szCs w:val="28"/>
          <w:highlight w:val="white"/>
        </w:rPr>
        <w:t xml:space="preserve"> 4f)'</w:t>
      </w:r>
      <w:r>
        <w:rPr>
          <w:b/>
          <w:color w:val="000000"/>
          <w:sz w:val="28"/>
          <w:szCs w:val="28"/>
          <w:highlight w:val="white"/>
        </w:rPr>
        <w:t>.</w:t>
      </w:r>
      <w:r>
        <w:rPr>
          <w:color w:val="000000"/>
          <w:sz w:val="28"/>
          <w:szCs w:val="28"/>
          <w:highlight w:val="white"/>
        </w:rPr>
        <w:t xml:space="preserve"> </w:t>
      </w:r>
      <w:proofErr w:type="spellStart"/>
      <w:r>
        <w:rPr>
          <w:b/>
          <w:color w:val="000000"/>
          <w:sz w:val="28"/>
          <w:szCs w:val="28"/>
          <w:highlight w:val="white"/>
        </w:rPr>
        <w:t>format</w:t>
      </w:r>
      <w:proofErr w:type="spellEnd"/>
      <w:r>
        <w:rPr>
          <w:color w:val="000000"/>
          <w:sz w:val="28"/>
          <w:szCs w:val="28"/>
          <w:highlight w:val="white"/>
        </w:rPr>
        <w:t xml:space="preserve"> </w:t>
      </w:r>
      <w:r>
        <w:rPr>
          <w:b/>
          <w:color w:val="000000"/>
          <w:sz w:val="28"/>
          <w:szCs w:val="28"/>
          <w:highlight w:val="white"/>
        </w:rPr>
        <w:t>(</w:t>
      </w:r>
    </w:p>
    <w:p w14:paraId="0000025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proofErr w:type="spellStart"/>
      <w:r w:rsidRPr="00C1337C">
        <w:rPr>
          <w:color w:val="000000"/>
          <w:sz w:val="28"/>
          <w:szCs w:val="28"/>
          <w:highlight w:val="white"/>
          <w:lang w:val="en-US"/>
        </w:rPr>
        <w:t>cce_</w:t>
      </w:r>
      <w:proofErr w:type="gramStart"/>
      <w:r w:rsidRPr="00C1337C">
        <w:rPr>
          <w:color w:val="000000"/>
          <w:sz w:val="28"/>
          <w:szCs w:val="28"/>
          <w:highlight w:val="white"/>
          <w:lang w:val="en-US"/>
        </w:rPr>
        <w:t>logits</w:t>
      </w:r>
      <w:proofErr w:type="spellEnd"/>
      <w:r w:rsidRPr="00C1337C">
        <w:rPr>
          <w:b/>
          <w:color w:val="000000"/>
          <w:sz w:val="28"/>
          <w:szCs w:val="28"/>
          <w:highlight w:val="white"/>
          <w:lang w:val="en-US"/>
        </w:rPr>
        <w:t>(</w:t>
      </w:r>
      <w:proofErr w:type="spellStart"/>
      <w:proofErr w:type="gramEnd"/>
      <w:r w:rsidRPr="00C1337C">
        <w:rPr>
          <w:color w:val="000000"/>
          <w:sz w:val="28"/>
          <w:szCs w:val="28"/>
          <w:highlight w:val="white"/>
          <w:lang w:val="en-US"/>
        </w:rPr>
        <w:t>y_true</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r w:rsidRPr="00C1337C">
        <w:rPr>
          <w:color w:val="000000"/>
          <w:sz w:val="28"/>
          <w:szCs w:val="28"/>
          <w:highlight w:val="white"/>
          <w:lang w:val="en-US"/>
        </w:rPr>
        <w:t xml:space="preserve"> 0</w:t>
      </w:r>
      <w:r w:rsidRPr="00C1337C">
        <w:rPr>
          <w:b/>
          <w:color w:val="000000"/>
          <w:sz w:val="28"/>
          <w:szCs w:val="28"/>
          <w:highlight w:val="white"/>
          <w:lang w:val="en-US"/>
        </w:rPr>
        <w:t>,</w:t>
      </w:r>
      <w:r w:rsidRPr="00C1337C">
        <w:rPr>
          <w:color w:val="000000"/>
          <w:sz w:val="28"/>
          <w:szCs w:val="28"/>
          <w:highlight w:val="white"/>
          <w:lang w:val="en-US"/>
        </w:rPr>
        <w:t xml:space="preserve"> 1</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y_pred</w:t>
      </w:r>
      <w:proofErr w:type="spellEnd"/>
      <w:r w:rsidRPr="00C1337C">
        <w:rPr>
          <w:b/>
          <w:color w:val="000000"/>
          <w:sz w:val="28"/>
          <w:szCs w:val="28"/>
          <w:highlight w:val="white"/>
          <w:lang w:val="en-US"/>
        </w:rPr>
        <w:t>=</w:t>
      </w:r>
      <w:r w:rsidRPr="00C1337C">
        <w:rPr>
          <w:color w:val="000000"/>
          <w:sz w:val="28"/>
          <w:szCs w:val="28"/>
          <w:highlight w:val="white"/>
          <w:lang w:val="en-US"/>
        </w:rPr>
        <w:t>logits</w:t>
      </w:r>
      <w:r w:rsidRPr="00C1337C">
        <w:rPr>
          <w:b/>
          <w:color w:val="000000"/>
          <w:sz w:val="28"/>
          <w:szCs w:val="28"/>
          <w:highlight w:val="white"/>
          <w:lang w:val="en-US"/>
        </w:rPr>
        <w:t>)))</w:t>
      </w:r>
    </w:p>
    <w:p w14:paraId="00000251"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 xml:space="preserve">КПЭ </w:t>
      </w:r>
      <w:r>
        <w:rPr>
          <w:b/>
          <w:color w:val="000000"/>
          <w:sz w:val="28"/>
          <w:szCs w:val="28"/>
          <w:highlight w:val="white"/>
        </w:rPr>
        <w:t>(</w:t>
      </w:r>
      <w:r>
        <w:rPr>
          <w:color w:val="000000"/>
          <w:sz w:val="28"/>
          <w:szCs w:val="28"/>
          <w:highlight w:val="white"/>
        </w:rPr>
        <w:t>с вероятностями</w:t>
      </w:r>
      <w:r>
        <w:rPr>
          <w:b/>
          <w:color w:val="000000"/>
          <w:sz w:val="28"/>
          <w:szCs w:val="28"/>
          <w:highlight w:val="white"/>
        </w:rPr>
        <w:t>):</w:t>
      </w:r>
      <w:r>
        <w:rPr>
          <w:color w:val="000000"/>
          <w:sz w:val="28"/>
          <w:szCs w:val="28"/>
          <w:highlight w:val="white"/>
        </w:rPr>
        <w:t xml:space="preserve"> 0.5996 </w:t>
      </w:r>
      <w:r>
        <w:rPr>
          <w:b/>
          <w:color w:val="000000"/>
          <w:sz w:val="28"/>
          <w:szCs w:val="28"/>
          <w:highlight w:val="white"/>
        </w:rPr>
        <w:t>(</w:t>
      </w:r>
      <w:r>
        <w:rPr>
          <w:color w:val="000000"/>
          <w:sz w:val="28"/>
          <w:szCs w:val="28"/>
          <w:highlight w:val="white"/>
        </w:rPr>
        <w:t xml:space="preserve">с </w:t>
      </w:r>
      <w:proofErr w:type="spellStart"/>
      <w:r>
        <w:rPr>
          <w:color w:val="000000"/>
          <w:sz w:val="28"/>
          <w:szCs w:val="28"/>
          <w:highlight w:val="white"/>
        </w:rPr>
        <w:t>логитами</w:t>
      </w:r>
      <w:proofErr w:type="spellEnd"/>
      <w:r>
        <w:rPr>
          <w:b/>
          <w:color w:val="000000"/>
          <w:sz w:val="28"/>
          <w:szCs w:val="28"/>
          <w:highlight w:val="white"/>
        </w:rPr>
        <w:t>):</w:t>
      </w:r>
      <w:r>
        <w:rPr>
          <w:color w:val="000000"/>
          <w:sz w:val="28"/>
          <w:szCs w:val="28"/>
          <w:highlight w:val="white"/>
        </w:rPr>
        <w:t xml:space="preserve"> 0.5996</w:t>
      </w:r>
    </w:p>
    <w:p w14:paraId="00000252"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Разреженная категориальная перекрестная</w:t>
      </w:r>
    </w:p>
    <w:p w14:paraId="00000253"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энтропия </w:t>
      </w:r>
      <w:r>
        <w:rPr>
          <w:b/>
          <w:color w:val="000000"/>
          <w:sz w:val="28"/>
          <w:szCs w:val="28"/>
          <w:highlight w:val="white"/>
        </w:rPr>
        <w:t>(</w:t>
      </w:r>
      <w:r>
        <w:rPr>
          <w:color w:val="000000"/>
          <w:sz w:val="28"/>
          <w:szCs w:val="28"/>
          <w:highlight w:val="white"/>
        </w:rPr>
        <w:t>разреженная КПЭ</w:t>
      </w:r>
      <w:r>
        <w:rPr>
          <w:b/>
          <w:color w:val="000000"/>
          <w:sz w:val="28"/>
          <w:szCs w:val="28"/>
          <w:highlight w:val="white"/>
        </w:rPr>
        <w:t>)</w:t>
      </w:r>
    </w:p>
    <w:p w14:paraId="00000254" w14:textId="77777777" w:rsidR="00C5037E"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
    <w:p w14:paraId="0000025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sp_cce_probas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keras</w:t>
      </w:r>
      <w:proofErr w:type="gramEnd"/>
      <w:r w:rsidRPr="00C1337C">
        <w:rPr>
          <w:b/>
          <w:color w:val="000000"/>
          <w:sz w:val="28"/>
          <w:szCs w:val="28"/>
          <w:highlight w:val="white"/>
          <w:lang w:val="en-US"/>
        </w:rPr>
        <w:t>.</w:t>
      </w:r>
      <w:r w:rsidRPr="00C1337C">
        <w:rPr>
          <w:color w:val="000000"/>
          <w:sz w:val="28"/>
          <w:szCs w:val="28"/>
          <w:highlight w:val="white"/>
          <w:lang w:val="en-US"/>
        </w:rPr>
        <w:t>losses</w:t>
      </w:r>
      <w:proofErr w:type="spellEnd"/>
      <w:r w:rsidRPr="00C1337C">
        <w:rPr>
          <w:b/>
          <w:color w:val="000000"/>
          <w:sz w:val="28"/>
          <w:szCs w:val="28"/>
          <w:highlight w:val="white"/>
          <w:lang w:val="en-US"/>
        </w:rPr>
        <w:t>.</w:t>
      </w:r>
    </w:p>
    <w:p w14:paraId="0000025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proofErr w:type="gramStart"/>
      <w:r w:rsidRPr="00C1337C">
        <w:rPr>
          <w:color w:val="000000"/>
          <w:sz w:val="28"/>
          <w:szCs w:val="28"/>
          <w:highlight w:val="white"/>
          <w:lang w:val="en-US"/>
        </w:rPr>
        <w:t>SparseCategoricalCrossentropy</w:t>
      </w:r>
      <w:proofErr w:type="spellEnd"/>
      <w:r w:rsidRPr="00C1337C">
        <w:rPr>
          <w:b/>
          <w:color w:val="000000"/>
          <w:sz w:val="28"/>
          <w:szCs w:val="28"/>
          <w:highlight w:val="white"/>
          <w:lang w:val="en-US"/>
        </w:rPr>
        <w:t>(</w:t>
      </w:r>
      <w:proofErr w:type="gramEnd"/>
    </w:p>
    <w:p w14:paraId="0000025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from_logits</w:t>
      </w:r>
      <w:proofErr w:type="spellEnd"/>
      <w:r w:rsidRPr="00C1337C">
        <w:rPr>
          <w:b/>
          <w:color w:val="000000"/>
          <w:sz w:val="28"/>
          <w:szCs w:val="28"/>
          <w:highlight w:val="white"/>
          <w:lang w:val="en-US"/>
        </w:rPr>
        <w:t>=False)</w:t>
      </w:r>
    </w:p>
    <w:p w14:paraId="0000025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sp_cce_logits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tf</w:t>
      </w:r>
      <w:r w:rsidRPr="00C1337C">
        <w:rPr>
          <w:b/>
          <w:color w:val="000000"/>
          <w:sz w:val="28"/>
          <w:szCs w:val="28"/>
          <w:highlight w:val="white"/>
          <w:lang w:val="en-US"/>
        </w:rPr>
        <w:t>.</w:t>
      </w:r>
      <w:r w:rsidRPr="00C1337C">
        <w:rPr>
          <w:color w:val="000000"/>
          <w:sz w:val="28"/>
          <w:szCs w:val="28"/>
          <w:highlight w:val="white"/>
          <w:lang w:val="en-US"/>
        </w:rPr>
        <w:t>keras</w:t>
      </w:r>
      <w:proofErr w:type="gramEnd"/>
      <w:r w:rsidRPr="00C1337C">
        <w:rPr>
          <w:b/>
          <w:color w:val="000000"/>
          <w:sz w:val="28"/>
          <w:szCs w:val="28"/>
          <w:highlight w:val="white"/>
          <w:lang w:val="en-US"/>
        </w:rPr>
        <w:t>.</w:t>
      </w:r>
      <w:r w:rsidRPr="00C1337C">
        <w:rPr>
          <w:color w:val="000000"/>
          <w:sz w:val="28"/>
          <w:szCs w:val="28"/>
          <w:highlight w:val="white"/>
          <w:lang w:val="en-US"/>
        </w:rPr>
        <w:t>losses</w:t>
      </w:r>
      <w:proofErr w:type="spellEnd"/>
      <w:r w:rsidRPr="00C1337C">
        <w:rPr>
          <w:b/>
          <w:color w:val="000000"/>
          <w:sz w:val="28"/>
          <w:szCs w:val="28"/>
          <w:highlight w:val="white"/>
          <w:lang w:val="en-US"/>
        </w:rPr>
        <w:t>.</w:t>
      </w:r>
    </w:p>
    <w:p w14:paraId="0000025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proofErr w:type="gramStart"/>
      <w:r w:rsidRPr="00C1337C">
        <w:rPr>
          <w:color w:val="000000"/>
          <w:sz w:val="28"/>
          <w:szCs w:val="28"/>
          <w:highlight w:val="white"/>
          <w:lang w:val="en-US"/>
        </w:rPr>
        <w:t>SparseCategoricalCrossentropy</w:t>
      </w:r>
      <w:proofErr w:type="spellEnd"/>
      <w:r w:rsidRPr="00C1337C">
        <w:rPr>
          <w:b/>
          <w:color w:val="000000"/>
          <w:sz w:val="28"/>
          <w:szCs w:val="28"/>
          <w:highlight w:val="white"/>
          <w:lang w:val="en-US"/>
        </w:rPr>
        <w:t>(</w:t>
      </w:r>
      <w:proofErr w:type="gramEnd"/>
    </w:p>
    <w:p w14:paraId="0000025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from_logits</w:t>
      </w:r>
      <w:proofErr w:type="spellEnd"/>
      <w:r w:rsidRPr="00C1337C">
        <w:rPr>
          <w:b/>
          <w:color w:val="000000"/>
          <w:sz w:val="28"/>
          <w:szCs w:val="28"/>
          <w:highlight w:val="white"/>
          <w:lang w:val="en-US"/>
        </w:rPr>
        <w:t>=True)</w:t>
      </w:r>
    </w:p>
    <w:p w14:paraId="0000025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
    <w:p w14:paraId="0000025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lastRenderedPageBreak/>
        <w:t>tf</w:t>
      </w:r>
      <w:r w:rsidRPr="00C1337C">
        <w:rPr>
          <w:b/>
          <w:color w:val="000000"/>
          <w:sz w:val="28"/>
          <w:szCs w:val="28"/>
          <w:highlight w:val="white"/>
          <w:lang w:val="en-US"/>
        </w:rPr>
        <w:t>.print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p>
    <w:p w14:paraId="0000025D"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 xml:space="preserve">'Разреженная КПЭ (с вероятностями): {:.4f) </w:t>
      </w:r>
      <w:proofErr w:type="gramStart"/>
      <w:r>
        <w:rPr>
          <w:color w:val="000000"/>
          <w:sz w:val="28"/>
          <w:szCs w:val="28"/>
          <w:highlight w:val="white"/>
        </w:rPr>
        <w:t>'</w:t>
      </w:r>
      <w:r>
        <w:rPr>
          <w:b/>
          <w:color w:val="000000"/>
          <w:sz w:val="28"/>
          <w:szCs w:val="28"/>
          <w:highlight w:val="white"/>
        </w:rPr>
        <w:t>.</w:t>
      </w:r>
      <w:proofErr w:type="spellStart"/>
      <w:r>
        <w:rPr>
          <w:b/>
          <w:color w:val="000000"/>
          <w:sz w:val="28"/>
          <w:szCs w:val="28"/>
          <w:highlight w:val="white"/>
        </w:rPr>
        <w:t>format</w:t>
      </w:r>
      <w:proofErr w:type="spellEnd"/>
      <w:proofErr w:type="gramEnd"/>
      <w:r>
        <w:rPr>
          <w:b/>
          <w:color w:val="000000"/>
          <w:sz w:val="28"/>
          <w:szCs w:val="28"/>
          <w:highlight w:val="white"/>
        </w:rPr>
        <w:t>(</w:t>
      </w:r>
    </w:p>
    <w:p w14:paraId="0000025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proofErr w:type="spellStart"/>
      <w:r w:rsidRPr="00C1337C">
        <w:rPr>
          <w:color w:val="000000"/>
          <w:sz w:val="28"/>
          <w:szCs w:val="28"/>
          <w:highlight w:val="white"/>
          <w:lang w:val="en-US"/>
        </w:rPr>
        <w:t>sp_cce_probas</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y_true</w:t>
      </w:r>
      <w:proofErr w:type="spellEnd"/>
      <w:proofErr w:type="gramStart"/>
      <w:r w:rsidRPr="00C1337C">
        <w:rPr>
          <w:b/>
          <w:color w:val="000000"/>
          <w:sz w:val="28"/>
          <w:szCs w:val="28"/>
          <w:highlight w:val="white"/>
          <w:lang w:val="en-US"/>
        </w:rPr>
        <w:t>=[</w:t>
      </w:r>
      <w:proofErr w:type="gramEnd"/>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y_pred</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probas</w:t>
      </w:r>
      <w:proofErr w:type="spellEnd"/>
      <w:r w:rsidRPr="00C1337C">
        <w:rPr>
          <w:b/>
          <w:color w:val="000000"/>
          <w:sz w:val="28"/>
          <w:szCs w:val="28"/>
          <w:highlight w:val="white"/>
          <w:lang w:val="en-US"/>
        </w:rPr>
        <w:t>)),</w:t>
      </w:r>
    </w:p>
    <w:p w14:paraId="0000025F"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 xml:space="preserve">' (с </w:t>
      </w:r>
      <w:proofErr w:type="spellStart"/>
      <w:r>
        <w:rPr>
          <w:color w:val="000000"/>
          <w:sz w:val="28"/>
          <w:szCs w:val="28"/>
          <w:highlight w:val="white"/>
        </w:rPr>
        <w:t>логитами</w:t>
      </w:r>
      <w:proofErr w:type="spellEnd"/>
      <w:r>
        <w:rPr>
          <w:color w:val="000000"/>
          <w:sz w:val="28"/>
          <w:szCs w:val="28"/>
          <w:highlight w:val="white"/>
        </w:rPr>
        <w:t xml:space="preserve">): </w:t>
      </w:r>
      <w:proofErr w:type="gramStart"/>
      <w:r>
        <w:rPr>
          <w:color w:val="000000"/>
          <w:sz w:val="28"/>
          <w:szCs w:val="28"/>
          <w:highlight w:val="white"/>
        </w:rPr>
        <w:t>{:.</w:t>
      </w:r>
      <w:proofErr w:type="gramEnd"/>
      <w:r>
        <w:rPr>
          <w:color w:val="000000"/>
          <w:sz w:val="28"/>
          <w:szCs w:val="28"/>
          <w:highlight w:val="white"/>
        </w:rPr>
        <w:t xml:space="preserve"> 4f)'</w:t>
      </w:r>
      <w:r>
        <w:rPr>
          <w:b/>
          <w:color w:val="000000"/>
          <w:sz w:val="28"/>
          <w:szCs w:val="28"/>
          <w:highlight w:val="white"/>
        </w:rPr>
        <w:t>.</w:t>
      </w:r>
      <w:r>
        <w:rPr>
          <w:color w:val="000000"/>
          <w:sz w:val="28"/>
          <w:szCs w:val="28"/>
          <w:highlight w:val="white"/>
        </w:rPr>
        <w:t xml:space="preserve"> </w:t>
      </w:r>
      <w:proofErr w:type="spellStart"/>
      <w:r>
        <w:rPr>
          <w:b/>
          <w:color w:val="000000"/>
          <w:sz w:val="28"/>
          <w:szCs w:val="28"/>
          <w:highlight w:val="white"/>
        </w:rPr>
        <w:t>format</w:t>
      </w:r>
      <w:proofErr w:type="spellEnd"/>
      <w:r>
        <w:rPr>
          <w:color w:val="000000"/>
          <w:sz w:val="28"/>
          <w:szCs w:val="28"/>
          <w:highlight w:val="white"/>
        </w:rPr>
        <w:t xml:space="preserve"> </w:t>
      </w:r>
      <w:r>
        <w:rPr>
          <w:b/>
          <w:color w:val="000000"/>
          <w:sz w:val="28"/>
          <w:szCs w:val="28"/>
          <w:highlight w:val="white"/>
        </w:rPr>
        <w:t>(</w:t>
      </w:r>
    </w:p>
    <w:p w14:paraId="0000026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Pr>
          <w:color w:val="000000"/>
          <w:sz w:val="28"/>
          <w:szCs w:val="28"/>
          <w:highlight w:val="white"/>
        </w:rPr>
        <w:t xml:space="preserve">    </w:t>
      </w:r>
      <w:proofErr w:type="spellStart"/>
      <w:r w:rsidRPr="00C1337C">
        <w:rPr>
          <w:color w:val="000000"/>
          <w:sz w:val="28"/>
          <w:szCs w:val="28"/>
          <w:highlight w:val="white"/>
          <w:lang w:val="en-US"/>
        </w:rPr>
        <w:t>sp_cce_logits</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y_true</w:t>
      </w:r>
      <w:proofErr w:type="spellEnd"/>
      <w:proofErr w:type="gramStart"/>
      <w:r w:rsidRPr="00C1337C">
        <w:rPr>
          <w:b/>
          <w:color w:val="000000"/>
          <w:sz w:val="28"/>
          <w:szCs w:val="28"/>
          <w:highlight w:val="white"/>
          <w:lang w:val="en-US"/>
        </w:rPr>
        <w:t>=[</w:t>
      </w:r>
      <w:proofErr w:type="gramEnd"/>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y_pred</w:t>
      </w:r>
      <w:proofErr w:type="spellEnd"/>
      <w:r w:rsidRPr="00C1337C">
        <w:rPr>
          <w:b/>
          <w:color w:val="000000"/>
          <w:sz w:val="28"/>
          <w:szCs w:val="28"/>
          <w:highlight w:val="white"/>
          <w:lang w:val="en-US"/>
        </w:rPr>
        <w:t>=</w:t>
      </w:r>
      <w:r w:rsidRPr="00C1337C">
        <w:rPr>
          <w:color w:val="000000"/>
          <w:sz w:val="28"/>
          <w:szCs w:val="28"/>
          <w:highlight w:val="white"/>
          <w:lang w:val="en-US"/>
        </w:rPr>
        <w:t>logits</w:t>
      </w:r>
      <w:r w:rsidRPr="00C1337C">
        <w:rPr>
          <w:b/>
          <w:color w:val="000000"/>
          <w:sz w:val="28"/>
          <w:szCs w:val="28"/>
          <w:highlight w:val="white"/>
          <w:lang w:val="en-US"/>
        </w:rPr>
        <w:t>)))</w:t>
      </w:r>
    </w:p>
    <w:p w14:paraId="00000261"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Разреженная КПЭ </w:t>
      </w:r>
      <w:r>
        <w:rPr>
          <w:b/>
          <w:color w:val="000000"/>
          <w:sz w:val="28"/>
          <w:szCs w:val="28"/>
          <w:highlight w:val="white"/>
        </w:rPr>
        <w:t>(</w:t>
      </w:r>
      <w:r>
        <w:rPr>
          <w:color w:val="000000"/>
          <w:sz w:val="28"/>
          <w:szCs w:val="28"/>
          <w:highlight w:val="white"/>
        </w:rPr>
        <w:t>с вероятностями</w:t>
      </w:r>
      <w:r>
        <w:rPr>
          <w:b/>
          <w:color w:val="000000"/>
          <w:sz w:val="28"/>
          <w:szCs w:val="28"/>
          <w:highlight w:val="white"/>
        </w:rPr>
        <w:t>):</w:t>
      </w:r>
      <w:r>
        <w:rPr>
          <w:color w:val="000000"/>
          <w:sz w:val="28"/>
          <w:szCs w:val="28"/>
          <w:highlight w:val="white"/>
        </w:rPr>
        <w:t xml:space="preserve"> 0</w:t>
      </w:r>
      <w:r>
        <w:rPr>
          <w:b/>
          <w:color w:val="000000"/>
          <w:sz w:val="28"/>
          <w:szCs w:val="28"/>
          <w:highlight w:val="white"/>
        </w:rPr>
        <w:t>.</w:t>
      </w:r>
      <w:r>
        <w:rPr>
          <w:color w:val="000000"/>
          <w:sz w:val="28"/>
          <w:szCs w:val="28"/>
          <w:highlight w:val="white"/>
        </w:rPr>
        <w:t xml:space="preserve">6 </w:t>
      </w:r>
      <w:r>
        <w:rPr>
          <w:b/>
          <w:color w:val="000000"/>
          <w:sz w:val="28"/>
          <w:szCs w:val="28"/>
          <w:highlight w:val="white"/>
        </w:rPr>
        <w:t>(</w:t>
      </w:r>
      <w:r>
        <w:rPr>
          <w:color w:val="000000"/>
          <w:sz w:val="28"/>
          <w:szCs w:val="28"/>
          <w:highlight w:val="white"/>
        </w:rPr>
        <w:t xml:space="preserve">с </w:t>
      </w:r>
      <w:proofErr w:type="spellStart"/>
      <w:r>
        <w:rPr>
          <w:color w:val="000000"/>
          <w:sz w:val="28"/>
          <w:szCs w:val="28"/>
          <w:highlight w:val="white"/>
        </w:rPr>
        <w:t>логитами</w:t>
      </w:r>
      <w:proofErr w:type="spellEnd"/>
      <w:r>
        <w:rPr>
          <w:b/>
          <w:color w:val="000000"/>
          <w:sz w:val="28"/>
          <w:szCs w:val="28"/>
          <w:highlight w:val="white"/>
        </w:rPr>
        <w:t>):</w:t>
      </w:r>
      <w:r>
        <w:rPr>
          <w:color w:val="000000"/>
          <w:sz w:val="28"/>
          <w:szCs w:val="28"/>
          <w:highlight w:val="white"/>
        </w:rPr>
        <w:t xml:space="preserve"> 0</w:t>
      </w:r>
      <w:r>
        <w:rPr>
          <w:b/>
          <w:color w:val="000000"/>
          <w:sz w:val="28"/>
          <w:szCs w:val="28"/>
          <w:highlight w:val="white"/>
        </w:rPr>
        <w:t>.</w:t>
      </w:r>
      <w:r>
        <w:rPr>
          <w:color w:val="000000"/>
          <w:sz w:val="28"/>
          <w:szCs w:val="28"/>
          <w:highlight w:val="white"/>
        </w:rPr>
        <w:t>6</w:t>
      </w:r>
    </w:p>
    <w:p w14:paraId="00000262" w14:textId="77777777" w:rsidR="00C5037E" w:rsidRDefault="00C5037E" w:rsidP="0011058E">
      <w:pPr>
        <w:pBdr>
          <w:top w:val="nil"/>
          <w:left w:val="nil"/>
          <w:bottom w:val="nil"/>
          <w:right w:val="nil"/>
          <w:between w:val="nil"/>
        </w:pBdr>
        <w:spacing w:line="360" w:lineRule="auto"/>
        <w:ind w:right="61"/>
        <w:jc w:val="both"/>
        <w:rPr>
          <w:color w:val="000000"/>
          <w:sz w:val="28"/>
          <w:szCs w:val="28"/>
        </w:rPr>
      </w:pPr>
    </w:p>
    <w:p w14:paraId="00000263" w14:textId="708D23FD"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Необходимо также отметить, что иногда встречаются </w:t>
      </w:r>
      <w:r w:rsidR="00FB64A8">
        <w:rPr>
          <w:color w:val="000000"/>
          <w:sz w:val="28"/>
          <w:szCs w:val="28"/>
        </w:rPr>
        <w:t>определенные реализации</w:t>
      </w:r>
      <w:r>
        <w:rPr>
          <w:color w:val="000000"/>
          <w:sz w:val="28"/>
          <w:szCs w:val="28"/>
        </w:rPr>
        <w:t xml:space="preserve">, в которых для двоичной классификации применяется потеря в виде категориальной перекрестной энтропии. В основном, когда у нас имеется задача двоичной классификации, такая модель возвращает одиночное выходное значение для каждого образца. Такой одиночный выход модели можно интерпретировать как некоторая вероятность положительного класса (например, класса 1), </w:t>
      </w:r>
      <w:proofErr w:type="gramStart"/>
      <w:r>
        <w:rPr>
          <w:color w:val="000000"/>
          <w:sz w:val="28"/>
          <w:szCs w:val="28"/>
        </w:rPr>
        <w:t>Р[</w:t>
      </w:r>
      <w:proofErr w:type="gramEnd"/>
      <w:r>
        <w:rPr>
          <w:color w:val="000000"/>
          <w:sz w:val="28"/>
          <w:szCs w:val="28"/>
        </w:rPr>
        <w:t xml:space="preserve">класс = 1 ]. В задаче бинарной классификации получаем </w:t>
      </w:r>
      <w:proofErr w:type="gramStart"/>
      <w:r>
        <w:rPr>
          <w:color w:val="000000"/>
          <w:sz w:val="28"/>
          <w:szCs w:val="28"/>
        </w:rPr>
        <w:t>Р[</w:t>
      </w:r>
      <w:proofErr w:type="gramEnd"/>
      <w:r>
        <w:rPr>
          <w:color w:val="000000"/>
          <w:sz w:val="28"/>
          <w:szCs w:val="28"/>
        </w:rPr>
        <w:t xml:space="preserve">класс =0] = 1 - Р[класс = 1]; чтобы получить вероятности отрицательного класса нам не нужен второй выходной элемент. Иногда для каждого обучающего образца возвращают два выхода и интерпретируют каждый класс и их вероятности следующим образом: Р [класс = 0] против </w:t>
      </w:r>
      <w:proofErr w:type="gramStart"/>
      <w:r>
        <w:rPr>
          <w:color w:val="000000"/>
          <w:sz w:val="28"/>
          <w:szCs w:val="28"/>
        </w:rPr>
        <w:t>Р[</w:t>
      </w:r>
      <w:proofErr w:type="gramEnd"/>
      <w:r>
        <w:rPr>
          <w:color w:val="000000"/>
          <w:sz w:val="28"/>
          <w:szCs w:val="28"/>
        </w:rPr>
        <w:t>класс = 1].</w:t>
      </w:r>
    </w:p>
    <w:p w14:paraId="00000264" w14:textId="43FEEA2F"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В данном случае чтобы нормализировать выходы (чтобы их сумма была равно 1) над</w:t>
      </w:r>
      <w:r w:rsidR="00B13C5C">
        <w:rPr>
          <w:color w:val="000000"/>
          <w:sz w:val="28"/>
          <w:szCs w:val="28"/>
        </w:rPr>
        <w:t>о</w:t>
      </w:r>
      <w:r>
        <w:rPr>
          <w:color w:val="000000"/>
          <w:sz w:val="28"/>
          <w:szCs w:val="28"/>
        </w:rPr>
        <w:t xml:space="preserve"> пользоваться </w:t>
      </w:r>
      <w:proofErr w:type="spellStart"/>
      <w:r>
        <w:rPr>
          <w:color w:val="000000"/>
          <w:sz w:val="28"/>
          <w:szCs w:val="28"/>
        </w:rPr>
        <w:t>многопеременную</w:t>
      </w:r>
      <w:proofErr w:type="spellEnd"/>
      <w:r>
        <w:rPr>
          <w:color w:val="000000"/>
          <w:sz w:val="28"/>
          <w:szCs w:val="28"/>
        </w:rPr>
        <w:t xml:space="preserve"> </w:t>
      </w:r>
      <w:r w:rsidR="00B13C5C">
        <w:rPr>
          <w:color w:val="000000"/>
          <w:sz w:val="28"/>
          <w:szCs w:val="28"/>
        </w:rPr>
        <w:t>функцией,</w:t>
      </w:r>
      <w:r>
        <w:rPr>
          <w:color w:val="000000"/>
          <w:sz w:val="28"/>
          <w:szCs w:val="28"/>
        </w:rPr>
        <w:t xml:space="preserve"> и перекрестная категориальная энтропия оказывается подходящей функцией потерь.</w:t>
      </w:r>
    </w:p>
    <w:sdt>
      <w:sdtPr>
        <w:tag w:val="goog_rdk_57"/>
        <w:id w:val="-232548443"/>
      </w:sdtPr>
      <w:sdtEndPr/>
      <w:sdtContent>
        <w:p w14:paraId="00000265" w14:textId="77777777" w:rsidR="00C5037E" w:rsidRDefault="00B26CE1">
          <w:pPr>
            <w:pBdr>
              <w:top w:val="nil"/>
              <w:left w:val="nil"/>
              <w:bottom w:val="nil"/>
              <w:right w:val="nil"/>
              <w:between w:val="nil"/>
            </w:pBdr>
            <w:spacing w:line="360" w:lineRule="auto"/>
            <w:ind w:right="61" w:firstLine="708"/>
            <w:rPr>
              <w:ins w:id="60" w:author="Алексей Максимов" w:date="2021-06-12T09:09:00Z"/>
              <w:color w:val="000000"/>
              <w:sz w:val="28"/>
              <w:szCs w:val="28"/>
            </w:rPr>
          </w:pPr>
          <w:sdt>
            <w:sdtPr>
              <w:tag w:val="goog_rdk_56"/>
              <w:id w:val="76105191"/>
            </w:sdtPr>
            <w:sdtEndPr/>
            <w:sdtContent>
              <w:ins w:id="61" w:author="Алексей Максимов" w:date="2021-06-12T09:09:00Z">
                <w:r w:rsidR="00E71261">
                  <w:br w:type="page"/>
                </w:r>
              </w:ins>
            </w:sdtContent>
          </w:sdt>
        </w:p>
      </w:sdtContent>
    </w:sdt>
    <w:p w14:paraId="00000267" w14:textId="4DD32507" w:rsidR="00C5037E" w:rsidRDefault="00E71261" w:rsidP="00336788">
      <w:pPr>
        <w:pStyle w:val="1"/>
        <w:ind w:firstLine="708"/>
        <w:jc w:val="left"/>
      </w:pPr>
      <w:bookmarkStart w:id="62" w:name="_heading=h.4i7ojhp" w:colFirst="0" w:colLast="0"/>
      <w:bookmarkStart w:id="63" w:name="_Toc74560154"/>
      <w:bookmarkStart w:id="64" w:name="_Toc74560313"/>
      <w:bookmarkEnd w:id="62"/>
      <w:r>
        <w:lastRenderedPageBreak/>
        <w:t>ГЛАВА</w:t>
      </w:r>
      <w:r w:rsidR="00D97A6D">
        <w:t xml:space="preserve"> 3</w:t>
      </w:r>
      <w:r>
        <w:t>. ОПИСАНИЕ РАЗРАБОТАННОГО ПРОГРАММНОГО ОБЕСПЕЧЕНИЯ</w:t>
      </w:r>
      <w:bookmarkEnd w:id="63"/>
      <w:bookmarkEnd w:id="64"/>
    </w:p>
    <w:p w14:paraId="00000268" w14:textId="77777777" w:rsidR="00C5037E" w:rsidRDefault="00C5037E">
      <w:pPr>
        <w:pBdr>
          <w:top w:val="nil"/>
          <w:left w:val="nil"/>
          <w:bottom w:val="nil"/>
          <w:right w:val="nil"/>
          <w:between w:val="nil"/>
        </w:pBdr>
        <w:spacing w:line="360" w:lineRule="auto"/>
        <w:ind w:right="61"/>
        <w:jc w:val="both"/>
        <w:rPr>
          <w:color w:val="000000"/>
          <w:sz w:val="28"/>
          <w:szCs w:val="28"/>
        </w:rPr>
      </w:pPr>
    </w:p>
    <w:p w14:paraId="00000269" w14:textId="77777777" w:rsidR="00C5037E" w:rsidRDefault="00E71261" w:rsidP="00336788">
      <w:pPr>
        <w:pStyle w:val="12"/>
        <w:ind w:firstLine="708"/>
        <w:jc w:val="left"/>
      </w:pPr>
      <w:bookmarkStart w:id="65" w:name="_heading=h.2xcytpi" w:colFirst="0" w:colLast="0"/>
      <w:bookmarkStart w:id="66" w:name="_Toc74560155"/>
      <w:bookmarkStart w:id="67" w:name="_Toc74560314"/>
      <w:bookmarkEnd w:id="65"/>
      <w:r>
        <w:t>3.1 Использованные средства</w:t>
      </w:r>
      <w:bookmarkEnd w:id="66"/>
      <w:bookmarkEnd w:id="67"/>
    </w:p>
    <w:p w14:paraId="0000026A" w14:textId="77777777" w:rsidR="00C5037E" w:rsidRDefault="00C5037E">
      <w:pPr>
        <w:pBdr>
          <w:top w:val="nil"/>
          <w:left w:val="nil"/>
          <w:bottom w:val="nil"/>
          <w:right w:val="nil"/>
          <w:between w:val="nil"/>
        </w:pBdr>
        <w:spacing w:line="360" w:lineRule="auto"/>
        <w:ind w:right="61"/>
        <w:jc w:val="both"/>
        <w:rPr>
          <w:b/>
          <w:color w:val="000000"/>
          <w:sz w:val="28"/>
          <w:szCs w:val="28"/>
        </w:rPr>
      </w:pPr>
    </w:p>
    <w:p w14:paraId="0000026B"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Для написания программного обеспечения был использован язык программирования Python 3.7 и следующие библиотеки:</w:t>
      </w:r>
    </w:p>
    <w:p w14:paraId="0000026C"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proofErr w:type="spellStart"/>
      <w:r>
        <w:rPr>
          <w:color w:val="000000"/>
          <w:sz w:val="28"/>
          <w:szCs w:val="28"/>
        </w:rPr>
        <w:t>Numpy</w:t>
      </w:r>
      <w:proofErr w:type="spellEnd"/>
      <w:r>
        <w:rPr>
          <w:color w:val="000000"/>
          <w:sz w:val="28"/>
          <w:szCs w:val="28"/>
        </w:rPr>
        <w:t xml:space="preserve"> – библиотека для работы с многомерными массивами</w:t>
      </w:r>
    </w:p>
    <w:p w14:paraId="0000026D"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proofErr w:type="spellStart"/>
      <w:r>
        <w:rPr>
          <w:color w:val="000000"/>
          <w:sz w:val="28"/>
          <w:szCs w:val="28"/>
        </w:rPr>
        <w:t>Pandas</w:t>
      </w:r>
      <w:proofErr w:type="spellEnd"/>
      <w:r>
        <w:rPr>
          <w:color w:val="000000"/>
          <w:sz w:val="28"/>
          <w:szCs w:val="28"/>
        </w:rPr>
        <w:t xml:space="preserve"> – библиотека ля обработки и анализа данных</w:t>
      </w:r>
    </w:p>
    <w:p w14:paraId="0000026E"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proofErr w:type="spellStart"/>
      <w:r>
        <w:rPr>
          <w:color w:val="000000"/>
          <w:sz w:val="28"/>
          <w:szCs w:val="28"/>
        </w:rPr>
        <w:t>Ffmpeg</w:t>
      </w:r>
      <w:proofErr w:type="spellEnd"/>
      <w:r>
        <w:rPr>
          <w:color w:val="000000"/>
          <w:sz w:val="28"/>
          <w:szCs w:val="28"/>
        </w:rPr>
        <w:t xml:space="preserve">, </w:t>
      </w:r>
      <w:proofErr w:type="spellStart"/>
      <w:r>
        <w:rPr>
          <w:color w:val="000000"/>
          <w:sz w:val="28"/>
          <w:szCs w:val="28"/>
        </w:rPr>
        <w:t>Pydub</w:t>
      </w:r>
      <w:proofErr w:type="spellEnd"/>
      <w:r>
        <w:rPr>
          <w:color w:val="000000"/>
          <w:sz w:val="28"/>
          <w:szCs w:val="28"/>
        </w:rPr>
        <w:t xml:space="preserve"> – для реализации конвертера в .</w:t>
      </w:r>
      <w:proofErr w:type="spellStart"/>
      <w:r>
        <w:rPr>
          <w:color w:val="000000"/>
          <w:sz w:val="28"/>
          <w:szCs w:val="28"/>
        </w:rPr>
        <w:t>wav</w:t>
      </w:r>
      <w:proofErr w:type="spellEnd"/>
      <w:r>
        <w:rPr>
          <w:color w:val="000000"/>
          <w:sz w:val="28"/>
          <w:szCs w:val="28"/>
        </w:rPr>
        <w:t xml:space="preserve"> формат</w:t>
      </w:r>
    </w:p>
    <w:p w14:paraId="0000026F"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proofErr w:type="spellStart"/>
      <w:r>
        <w:rPr>
          <w:color w:val="000000"/>
          <w:sz w:val="28"/>
          <w:szCs w:val="28"/>
        </w:rPr>
        <w:t>PyWavelets</w:t>
      </w:r>
      <w:proofErr w:type="spellEnd"/>
      <w:r>
        <w:rPr>
          <w:color w:val="000000"/>
          <w:sz w:val="28"/>
          <w:szCs w:val="28"/>
        </w:rPr>
        <w:t xml:space="preserve">, </w:t>
      </w:r>
      <w:proofErr w:type="spellStart"/>
      <w:r>
        <w:rPr>
          <w:color w:val="000000"/>
          <w:sz w:val="28"/>
          <w:szCs w:val="28"/>
        </w:rPr>
        <w:t>Scaleogram</w:t>
      </w:r>
      <w:proofErr w:type="spellEnd"/>
      <w:r>
        <w:rPr>
          <w:color w:val="000000"/>
          <w:sz w:val="28"/>
          <w:szCs w:val="28"/>
        </w:rPr>
        <w:t xml:space="preserve"> – библиотеки, для работы с вейвлет преобразованием и </w:t>
      </w:r>
      <w:proofErr w:type="spellStart"/>
      <w:r>
        <w:rPr>
          <w:color w:val="000000"/>
          <w:sz w:val="28"/>
          <w:szCs w:val="28"/>
        </w:rPr>
        <w:t>построеним</w:t>
      </w:r>
      <w:proofErr w:type="spellEnd"/>
      <w:r>
        <w:rPr>
          <w:color w:val="000000"/>
          <w:sz w:val="28"/>
          <w:szCs w:val="28"/>
        </w:rPr>
        <w:t xml:space="preserve"> спектрограммы.</w:t>
      </w:r>
    </w:p>
    <w:p w14:paraId="00000270"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proofErr w:type="spellStart"/>
      <w:r>
        <w:rPr>
          <w:color w:val="000000"/>
          <w:sz w:val="28"/>
          <w:szCs w:val="28"/>
        </w:rPr>
        <w:t>SciPy</w:t>
      </w:r>
      <w:proofErr w:type="spellEnd"/>
      <w:r>
        <w:rPr>
          <w:color w:val="000000"/>
          <w:sz w:val="28"/>
          <w:szCs w:val="28"/>
        </w:rPr>
        <w:t xml:space="preserve"> – библиотека, для считывания данных с .</w:t>
      </w:r>
      <w:proofErr w:type="spellStart"/>
      <w:r>
        <w:rPr>
          <w:color w:val="000000"/>
          <w:sz w:val="28"/>
          <w:szCs w:val="28"/>
        </w:rPr>
        <w:t>wav</w:t>
      </w:r>
      <w:proofErr w:type="spellEnd"/>
      <w:r>
        <w:rPr>
          <w:color w:val="000000"/>
          <w:sz w:val="28"/>
          <w:szCs w:val="28"/>
        </w:rPr>
        <w:t xml:space="preserve"> файлов</w:t>
      </w:r>
    </w:p>
    <w:p w14:paraId="00000271"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proofErr w:type="spellStart"/>
      <w:r>
        <w:rPr>
          <w:color w:val="000000"/>
          <w:sz w:val="28"/>
          <w:szCs w:val="28"/>
        </w:rPr>
        <w:t>TensorFlow</w:t>
      </w:r>
      <w:proofErr w:type="spellEnd"/>
      <w:r>
        <w:rPr>
          <w:color w:val="000000"/>
          <w:sz w:val="28"/>
          <w:szCs w:val="28"/>
        </w:rPr>
        <w:t xml:space="preserve"> – библиотека для реализации нейронных сетей.</w:t>
      </w:r>
    </w:p>
    <w:p w14:paraId="00000272"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PyQt5 – библиотека для реализации интерфейса программы.</w:t>
      </w:r>
    </w:p>
    <w:p w14:paraId="00000273" w14:textId="77777777" w:rsidR="00C5037E" w:rsidRDefault="00C5037E">
      <w:pPr>
        <w:pBdr>
          <w:top w:val="nil"/>
          <w:left w:val="nil"/>
          <w:bottom w:val="nil"/>
          <w:right w:val="nil"/>
          <w:between w:val="nil"/>
        </w:pBdr>
        <w:spacing w:line="360" w:lineRule="auto"/>
        <w:ind w:right="61"/>
        <w:rPr>
          <w:color w:val="000000"/>
          <w:sz w:val="28"/>
          <w:szCs w:val="28"/>
        </w:rPr>
      </w:pPr>
    </w:p>
    <w:p w14:paraId="00000274" w14:textId="77777777" w:rsidR="00C5037E" w:rsidRDefault="00E71261" w:rsidP="0011058E">
      <w:pPr>
        <w:widowControl/>
        <w:spacing w:line="360" w:lineRule="auto"/>
        <w:ind w:firstLine="720"/>
        <w:jc w:val="both"/>
        <w:rPr>
          <w:color w:val="000000"/>
          <w:sz w:val="28"/>
          <w:szCs w:val="28"/>
        </w:rPr>
      </w:pPr>
      <w:r>
        <w:rPr>
          <w:color w:val="000000"/>
          <w:sz w:val="28"/>
          <w:szCs w:val="28"/>
        </w:rPr>
        <w:t>Созданное приложение реализует весь требуемый функционал, а именно:</w:t>
      </w:r>
    </w:p>
    <w:p w14:paraId="00000275" w14:textId="62768E25" w:rsidR="00C5037E" w:rsidRDefault="00E71261" w:rsidP="0011058E">
      <w:pPr>
        <w:widowControl/>
        <w:spacing w:line="360" w:lineRule="auto"/>
        <w:jc w:val="both"/>
        <w:rPr>
          <w:color w:val="000000"/>
          <w:sz w:val="28"/>
          <w:szCs w:val="28"/>
        </w:rPr>
      </w:pPr>
      <w:r>
        <w:rPr>
          <w:color w:val="000000"/>
          <w:sz w:val="28"/>
          <w:szCs w:val="28"/>
        </w:rPr>
        <w:t>Конвертирует имеющиеся записи кашлей в .</w:t>
      </w:r>
      <w:proofErr w:type="spellStart"/>
      <w:r>
        <w:rPr>
          <w:color w:val="000000"/>
          <w:sz w:val="28"/>
          <w:szCs w:val="28"/>
        </w:rPr>
        <w:t>wav</w:t>
      </w:r>
      <w:proofErr w:type="spellEnd"/>
      <w:r>
        <w:rPr>
          <w:color w:val="000000"/>
          <w:sz w:val="28"/>
          <w:szCs w:val="28"/>
        </w:rPr>
        <w:t xml:space="preserve"> формат, производит вейвлет преобразование записей, отделяет записи кашля от речи и посторонних шумов, классифицирует записи по заболеваниям (с разделением на обычные, продуктивные, свистящие, а также записи Covid больных), делает предсказания по тестовым записям на принадлежность к какому-либо классу</w:t>
      </w:r>
      <w:r w:rsidR="0011058E">
        <w:rPr>
          <w:color w:val="000000"/>
          <w:sz w:val="28"/>
          <w:szCs w:val="28"/>
        </w:rPr>
        <w:t>.</w:t>
      </w:r>
    </w:p>
    <w:p w14:paraId="00000276" w14:textId="77777777" w:rsidR="00C5037E" w:rsidRDefault="00C5037E">
      <w:pPr>
        <w:pBdr>
          <w:top w:val="nil"/>
          <w:left w:val="nil"/>
          <w:bottom w:val="nil"/>
          <w:right w:val="nil"/>
          <w:between w:val="nil"/>
        </w:pBdr>
        <w:spacing w:line="360" w:lineRule="auto"/>
        <w:ind w:right="61"/>
        <w:rPr>
          <w:color w:val="000000"/>
          <w:sz w:val="28"/>
          <w:szCs w:val="28"/>
        </w:rPr>
      </w:pPr>
    </w:p>
    <w:p w14:paraId="00000277" w14:textId="5728A071" w:rsidR="00C5037E" w:rsidRDefault="00E71261" w:rsidP="00336788">
      <w:pPr>
        <w:pStyle w:val="12"/>
        <w:ind w:firstLine="708"/>
        <w:jc w:val="left"/>
      </w:pPr>
      <w:bookmarkStart w:id="68" w:name="_heading=h.1ci93xb" w:colFirst="0" w:colLast="0"/>
      <w:bookmarkStart w:id="69" w:name="_Toc74560156"/>
      <w:bookmarkStart w:id="70" w:name="_Toc74560315"/>
      <w:bookmarkEnd w:id="68"/>
      <w:r>
        <w:t>3.2 Структура</w:t>
      </w:r>
      <w:r w:rsidR="0011058E">
        <w:t xml:space="preserve"> программного обеспечения</w:t>
      </w:r>
      <w:bookmarkEnd w:id="69"/>
      <w:bookmarkEnd w:id="70"/>
    </w:p>
    <w:p w14:paraId="00000278" w14:textId="77777777" w:rsidR="00C5037E" w:rsidRDefault="00C5037E">
      <w:pPr>
        <w:pBdr>
          <w:top w:val="nil"/>
          <w:left w:val="nil"/>
          <w:bottom w:val="nil"/>
          <w:right w:val="nil"/>
          <w:between w:val="nil"/>
        </w:pBdr>
        <w:spacing w:line="360" w:lineRule="auto"/>
        <w:ind w:right="61"/>
        <w:rPr>
          <w:color w:val="000000"/>
          <w:sz w:val="28"/>
          <w:szCs w:val="28"/>
        </w:rPr>
      </w:pPr>
    </w:p>
    <w:p w14:paraId="00000279" w14:textId="77777777" w:rsidR="00C5037E" w:rsidRDefault="00E71261" w:rsidP="0011058E">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Программное обеспечение состоит из 4 файлов .</w:t>
      </w:r>
      <w:proofErr w:type="spellStart"/>
      <w:r>
        <w:rPr>
          <w:color w:val="000000"/>
          <w:sz w:val="28"/>
          <w:szCs w:val="28"/>
        </w:rPr>
        <w:t>py</w:t>
      </w:r>
      <w:proofErr w:type="spellEnd"/>
      <w:r>
        <w:rPr>
          <w:color w:val="000000"/>
          <w:sz w:val="28"/>
          <w:szCs w:val="28"/>
        </w:rPr>
        <w:t>:</w:t>
      </w:r>
    </w:p>
    <w:p w14:paraId="0000027A"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main.py – главный файл нашего ПО, реализующий его основной функционал (конвертирование файлов, вейвлет преобразование, обучение нейронных сетей и предсказание)</w:t>
      </w:r>
    </w:p>
    <w:p w14:paraId="0000027B"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 xml:space="preserve">func.py – файл, содержащий функции для реализации вейвлет преобразования и </w:t>
      </w:r>
      <w:r>
        <w:rPr>
          <w:color w:val="000000"/>
          <w:sz w:val="28"/>
          <w:szCs w:val="28"/>
        </w:rPr>
        <w:lastRenderedPageBreak/>
        <w:t>машинного обучения.</w:t>
      </w:r>
    </w:p>
    <w:p w14:paraId="0000027C"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converter.py – файл, содержащий конвертер в .</w:t>
      </w:r>
      <w:proofErr w:type="spellStart"/>
      <w:r>
        <w:rPr>
          <w:color w:val="000000"/>
          <w:sz w:val="28"/>
          <w:szCs w:val="28"/>
        </w:rPr>
        <w:t>wav</w:t>
      </w:r>
      <w:proofErr w:type="spellEnd"/>
      <w:r>
        <w:rPr>
          <w:color w:val="000000"/>
          <w:sz w:val="28"/>
          <w:szCs w:val="28"/>
        </w:rPr>
        <w:t xml:space="preserve"> формат</w:t>
      </w:r>
    </w:p>
    <w:p w14:paraId="0000027D"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form.py – файл для реализации интерфейса программы</w:t>
      </w:r>
    </w:p>
    <w:p w14:paraId="0000027E" w14:textId="77777777" w:rsidR="00C5037E" w:rsidRDefault="00C5037E">
      <w:pPr>
        <w:pBdr>
          <w:top w:val="nil"/>
          <w:left w:val="nil"/>
          <w:bottom w:val="nil"/>
          <w:right w:val="nil"/>
          <w:between w:val="nil"/>
        </w:pBdr>
        <w:spacing w:line="360" w:lineRule="auto"/>
        <w:ind w:right="61"/>
        <w:jc w:val="both"/>
        <w:rPr>
          <w:color w:val="000000"/>
          <w:sz w:val="28"/>
          <w:szCs w:val="28"/>
        </w:rPr>
      </w:pPr>
    </w:p>
    <w:p w14:paraId="6EC6B7AC" w14:textId="77777777" w:rsidR="0011058E" w:rsidRDefault="00E71261" w:rsidP="00336788">
      <w:pPr>
        <w:pStyle w:val="12"/>
        <w:ind w:firstLine="720"/>
        <w:jc w:val="left"/>
      </w:pPr>
      <w:bookmarkStart w:id="71" w:name="_heading=h.3whwml4" w:colFirst="0" w:colLast="0"/>
      <w:bookmarkStart w:id="72" w:name="_Toc74560157"/>
      <w:bookmarkStart w:id="73" w:name="_Toc74560316"/>
      <w:bookmarkEnd w:id="71"/>
      <w:r>
        <w:t>3.3 Функционал</w:t>
      </w:r>
      <w:r w:rsidR="0011058E">
        <w:t xml:space="preserve"> программного обеспечения</w:t>
      </w:r>
      <w:bookmarkEnd w:id="72"/>
      <w:bookmarkEnd w:id="73"/>
    </w:p>
    <w:p w14:paraId="00000280" w14:textId="77777777" w:rsidR="00C5037E" w:rsidRDefault="00C5037E">
      <w:pPr>
        <w:pBdr>
          <w:top w:val="nil"/>
          <w:left w:val="nil"/>
          <w:bottom w:val="nil"/>
          <w:right w:val="nil"/>
          <w:between w:val="nil"/>
        </w:pBdr>
        <w:spacing w:line="360" w:lineRule="auto"/>
        <w:ind w:right="61"/>
        <w:jc w:val="both"/>
        <w:rPr>
          <w:b/>
          <w:color w:val="000000"/>
          <w:sz w:val="28"/>
          <w:szCs w:val="28"/>
        </w:rPr>
      </w:pPr>
    </w:p>
    <w:p w14:paraId="00000281"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 xml:space="preserve">main.py </w:t>
      </w:r>
    </w:p>
    <w:p w14:paraId="00000282"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Импортируем необходимые функции:</w:t>
      </w:r>
    </w:p>
    <w:p w14:paraId="0000028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from</w:t>
      </w:r>
      <w:r w:rsidRPr="00C1337C">
        <w:rPr>
          <w:color w:val="000000"/>
          <w:sz w:val="28"/>
          <w:szCs w:val="28"/>
          <w:highlight w:val="white"/>
          <w:lang w:val="en-US"/>
        </w:rPr>
        <w:t xml:space="preserve"> </w:t>
      </w:r>
      <w:proofErr w:type="spellStart"/>
      <w:r w:rsidRPr="00C1337C">
        <w:rPr>
          <w:color w:val="000000"/>
          <w:sz w:val="28"/>
          <w:szCs w:val="28"/>
          <w:highlight w:val="white"/>
          <w:lang w:val="en-US"/>
        </w:rPr>
        <w:t>pylab</w:t>
      </w:r>
      <w:proofErr w:type="spellEnd"/>
      <w:r w:rsidRPr="00C1337C">
        <w:rPr>
          <w:color w:val="000000"/>
          <w:sz w:val="28"/>
          <w:szCs w:val="28"/>
          <w:highlight w:val="white"/>
          <w:lang w:val="en-US"/>
        </w:rPr>
        <w:t xml:space="preserve"> </w:t>
      </w:r>
      <w:r w:rsidRPr="00C1337C">
        <w:rPr>
          <w:b/>
          <w:color w:val="000000"/>
          <w:sz w:val="28"/>
          <w:szCs w:val="28"/>
          <w:highlight w:val="white"/>
          <w:lang w:val="en-US"/>
        </w:rPr>
        <w:t>import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28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from</w:t>
      </w:r>
      <w:r w:rsidRPr="00C1337C">
        <w:rPr>
          <w:color w:val="000000"/>
          <w:sz w:val="28"/>
          <w:szCs w:val="28"/>
          <w:highlight w:val="white"/>
          <w:lang w:val="en-US"/>
        </w:rPr>
        <w:t xml:space="preserve"> converter </w:t>
      </w:r>
      <w:r w:rsidRPr="00C1337C">
        <w:rPr>
          <w:b/>
          <w:color w:val="000000"/>
          <w:sz w:val="28"/>
          <w:szCs w:val="28"/>
          <w:highlight w:val="white"/>
          <w:lang w:val="en-US"/>
        </w:rPr>
        <w:t>import</w:t>
      </w:r>
      <w:r w:rsidRPr="00C1337C">
        <w:rPr>
          <w:color w:val="000000"/>
          <w:sz w:val="28"/>
          <w:szCs w:val="28"/>
          <w:highlight w:val="white"/>
          <w:lang w:val="en-US"/>
        </w:rPr>
        <w:t xml:space="preserve"> convert</w:t>
      </w:r>
    </w:p>
    <w:p w14:paraId="0000028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from</w:t>
      </w:r>
      <w:r w:rsidRPr="00C1337C">
        <w:rPr>
          <w:color w:val="000000"/>
          <w:sz w:val="28"/>
          <w:szCs w:val="28"/>
          <w:highlight w:val="white"/>
          <w:lang w:val="en-US"/>
        </w:rPr>
        <w:t xml:space="preserve"> </w:t>
      </w:r>
      <w:proofErr w:type="spellStart"/>
      <w:r w:rsidRPr="00C1337C">
        <w:rPr>
          <w:color w:val="000000"/>
          <w:sz w:val="28"/>
          <w:szCs w:val="28"/>
          <w:highlight w:val="white"/>
          <w:lang w:val="en-US"/>
        </w:rPr>
        <w:t>func</w:t>
      </w:r>
      <w:proofErr w:type="spellEnd"/>
      <w:r w:rsidRPr="00C1337C">
        <w:rPr>
          <w:color w:val="000000"/>
          <w:sz w:val="28"/>
          <w:szCs w:val="28"/>
          <w:highlight w:val="white"/>
          <w:lang w:val="en-US"/>
        </w:rPr>
        <w:t xml:space="preserve"> </w:t>
      </w:r>
      <w:r w:rsidRPr="00C1337C">
        <w:rPr>
          <w:b/>
          <w:color w:val="000000"/>
          <w:sz w:val="28"/>
          <w:szCs w:val="28"/>
          <w:highlight w:val="white"/>
          <w:lang w:val="en-US"/>
        </w:rPr>
        <w:t>import</w:t>
      </w:r>
      <w:r w:rsidRPr="00C1337C">
        <w:rPr>
          <w:color w:val="000000"/>
          <w:sz w:val="28"/>
          <w:szCs w:val="28"/>
          <w:highlight w:val="white"/>
          <w:lang w:val="en-US"/>
        </w:rPr>
        <w:t xml:space="preserve"> wavelet</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neuralNet</w:t>
      </w:r>
      <w:r w:rsidRPr="00C1337C">
        <w:rPr>
          <w:b/>
          <w:color w:val="000000"/>
          <w:sz w:val="28"/>
          <w:szCs w:val="28"/>
          <w:highlight w:val="white"/>
          <w:lang w:val="en-US"/>
        </w:rPr>
        <w:t>,</w:t>
      </w:r>
      <w:r w:rsidRPr="00C1337C">
        <w:rPr>
          <w:color w:val="000000"/>
          <w:sz w:val="28"/>
          <w:szCs w:val="28"/>
          <w:highlight w:val="white"/>
          <w:lang w:val="en-US"/>
        </w:rPr>
        <w:t>wavelet</w:t>
      </w:r>
      <w:proofErr w:type="gramEnd"/>
      <w:r w:rsidRPr="00C1337C">
        <w:rPr>
          <w:color w:val="000000"/>
          <w:sz w:val="28"/>
          <w:szCs w:val="28"/>
          <w:highlight w:val="white"/>
          <w:lang w:val="en-US"/>
        </w:rPr>
        <w:t>_solo</w:t>
      </w:r>
      <w:proofErr w:type="spellEnd"/>
      <w:r w:rsidRPr="00C1337C">
        <w:rPr>
          <w:b/>
          <w:color w:val="000000"/>
          <w:sz w:val="28"/>
          <w:szCs w:val="28"/>
          <w:highlight w:val="white"/>
          <w:lang w:val="en-US"/>
        </w:rPr>
        <w:t>,</w:t>
      </w:r>
      <w:r w:rsidRPr="00C1337C">
        <w:rPr>
          <w:color w:val="000000"/>
          <w:sz w:val="28"/>
          <w:szCs w:val="28"/>
          <w:highlight w:val="white"/>
          <w:lang w:val="en-US"/>
        </w:rPr>
        <w:t xml:space="preserve"> learn</w:t>
      </w:r>
    </w:p>
    <w:p w14:paraId="00000286" w14:textId="77777777" w:rsidR="00C5037E" w:rsidRPr="00C1337C" w:rsidRDefault="00C5037E" w:rsidP="0011058E">
      <w:pPr>
        <w:pBdr>
          <w:top w:val="nil"/>
          <w:left w:val="nil"/>
          <w:bottom w:val="nil"/>
          <w:right w:val="nil"/>
          <w:between w:val="nil"/>
        </w:pBdr>
        <w:spacing w:line="360" w:lineRule="auto"/>
        <w:ind w:right="61"/>
        <w:jc w:val="both"/>
        <w:rPr>
          <w:rFonts w:ascii="Courier New" w:eastAsia="Courier New" w:hAnsi="Courier New" w:cs="Courier New"/>
          <w:color w:val="000000"/>
          <w:sz w:val="28"/>
          <w:szCs w:val="28"/>
          <w:lang w:val="en-US"/>
        </w:rPr>
      </w:pPr>
    </w:p>
    <w:p w14:paraId="00000287"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Конвертер для преобразования файлов в .</w:t>
      </w:r>
      <w:proofErr w:type="spellStart"/>
      <w:r>
        <w:rPr>
          <w:color w:val="000000"/>
          <w:sz w:val="28"/>
          <w:szCs w:val="28"/>
        </w:rPr>
        <w:t>wav</w:t>
      </w:r>
      <w:proofErr w:type="spellEnd"/>
      <w:r>
        <w:rPr>
          <w:color w:val="000000"/>
          <w:sz w:val="28"/>
          <w:szCs w:val="28"/>
        </w:rPr>
        <w:t xml:space="preserve"> формат:</w:t>
      </w:r>
    </w:p>
    <w:p w14:paraId="00000288" w14:textId="77777777" w:rsidR="00C5037E" w:rsidRDefault="00C5037E" w:rsidP="0011058E">
      <w:pPr>
        <w:pBdr>
          <w:top w:val="nil"/>
          <w:left w:val="nil"/>
          <w:bottom w:val="nil"/>
          <w:right w:val="nil"/>
          <w:between w:val="nil"/>
        </w:pBdr>
        <w:spacing w:line="360" w:lineRule="auto"/>
        <w:ind w:right="61"/>
        <w:jc w:val="both"/>
        <w:rPr>
          <w:rFonts w:ascii="Courier New" w:eastAsia="Courier New" w:hAnsi="Courier New" w:cs="Courier New"/>
          <w:color w:val="000000"/>
          <w:sz w:val="28"/>
          <w:szCs w:val="28"/>
        </w:rPr>
      </w:pPr>
    </w:p>
    <w:p w14:paraId="0000028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spellStart"/>
      <w:r w:rsidRPr="00C1337C">
        <w:rPr>
          <w:color w:val="000000"/>
          <w:sz w:val="28"/>
          <w:szCs w:val="28"/>
          <w:highlight w:val="white"/>
          <w:lang w:val="en-US"/>
        </w:rPr>
        <w:t>formats_to_convert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'.m4a'</w:t>
      </w:r>
      <w:r w:rsidRPr="00C1337C">
        <w:rPr>
          <w:b/>
          <w:color w:val="000000"/>
          <w:sz w:val="28"/>
          <w:szCs w:val="28"/>
          <w:highlight w:val="white"/>
          <w:lang w:val="en-US"/>
        </w:rPr>
        <w:t>]</w:t>
      </w:r>
    </w:p>
    <w:p w14:paraId="0000028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convertM4A</w:t>
      </w:r>
      <w:r w:rsidRPr="00C1337C">
        <w:rPr>
          <w:b/>
          <w:color w:val="000000"/>
          <w:sz w:val="28"/>
          <w:szCs w:val="28"/>
          <w:highlight w:val="white"/>
          <w:lang w:val="en-US"/>
        </w:rPr>
        <w:t>=</w:t>
      </w:r>
      <w:r w:rsidRPr="00C1337C">
        <w:rPr>
          <w:color w:val="000000"/>
          <w:sz w:val="28"/>
          <w:szCs w:val="28"/>
          <w:highlight w:val="white"/>
          <w:lang w:val="en-US"/>
        </w:rPr>
        <w:t>convert</w:t>
      </w:r>
      <w:r w:rsidRPr="00C1337C">
        <w:rPr>
          <w:b/>
          <w:color w:val="000000"/>
          <w:sz w:val="28"/>
          <w:szCs w:val="28"/>
          <w:highlight w:val="white"/>
          <w:lang w:val="en-US"/>
        </w:rPr>
        <w:t>(</w:t>
      </w:r>
      <w:proofErr w:type="spellStart"/>
      <w:r w:rsidRPr="00C1337C">
        <w:rPr>
          <w:color w:val="000000"/>
          <w:sz w:val="28"/>
          <w:szCs w:val="28"/>
          <w:highlight w:val="white"/>
          <w:lang w:val="en-US"/>
        </w:rPr>
        <w:t>formats_to_convert</w:t>
      </w:r>
      <w:proofErr w:type="spellEnd"/>
      <w:r w:rsidRPr="00C1337C">
        <w:rPr>
          <w:b/>
          <w:color w:val="000000"/>
          <w:sz w:val="28"/>
          <w:szCs w:val="28"/>
          <w:highlight w:val="white"/>
          <w:lang w:val="en-US"/>
        </w:rPr>
        <w:t>)</w:t>
      </w:r>
    </w:p>
    <w:p w14:paraId="0000028B" w14:textId="77777777" w:rsidR="00C5037E" w:rsidRPr="00C1337C" w:rsidRDefault="00C5037E" w:rsidP="0011058E">
      <w:pPr>
        <w:widowControl/>
        <w:spacing w:line="360" w:lineRule="auto"/>
        <w:jc w:val="both"/>
        <w:rPr>
          <w:rFonts w:ascii="Courier New" w:eastAsia="Courier New" w:hAnsi="Courier New" w:cs="Courier New"/>
          <w:color w:val="000000"/>
          <w:sz w:val="28"/>
          <w:szCs w:val="28"/>
          <w:highlight w:val="white"/>
          <w:lang w:val="en-US"/>
        </w:rPr>
      </w:pPr>
    </w:p>
    <w:p w14:paraId="0000028C"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Прописываем пути к нашим файлам:</w:t>
      </w:r>
    </w:p>
    <w:p w14:paraId="0000028D" w14:textId="77777777" w:rsidR="00C5037E" w:rsidRDefault="00C5037E" w:rsidP="0011058E">
      <w:pPr>
        <w:widowControl/>
        <w:spacing w:line="360" w:lineRule="auto"/>
        <w:jc w:val="both"/>
        <w:rPr>
          <w:rFonts w:ascii="Courier New" w:eastAsia="Courier New" w:hAnsi="Courier New" w:cs="Courier New"/>
          <w:color w:val="000000"/>
          <w:sz w:val="28"/>
          <w:szCs w:val="28"/>
          <w:highlight w:val="white"/>
        </w:rPr>
      </w:pPr>
    </w:p>
    <w:p w14:paraId="0000028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dir_name1</w:t>
      </w:r>
      <w:r w:rsidRPr="00C1337C">
        <w:rPr>
          <w:b/>
          <w:color w:val="000000"/>
          <w:sz w:val="28"/>
          <w:szCs w:val="28"/>
          <w:highlight w:val="white"/>
          <w:lang w:val="en-US"/>
        </w:rPr>
        <w:t>=</w:t>
      </w:r>
      <w:r w:rsidRPr="00C1337C">
        <w:rPr>
          <w:color w:val="000000"/>
          <w:sz w:val="28"/>
          <w:szCs w:val="28"/>
          <w:highlight w:val="white"/>
          <w:lang w:val="en-US"/>
        </w:rPr>
        <w:t>"sounds/</w:t>
      </w:r>
      <w:r>
        <w:rPr>
          <w:color w:val="000000"/>
          <w:sz w:val="28"/>
          <w:szCs w:val="28"/>
          <w:highlight w:val="white"/>
        </w:rPr>
        <w:t>Ковид</w:t>
      </w:r>
      <w:r w:rsidRPr="00C1337C">
        <w:rPr>
          <w:color w:val="000000"/>
          <w:sz w:val="28"/>
          <w:szCs w:val="28"/>
          <w:highlight w:val="white"/>
          <w:lang w:val="en-US"/>
        </w:rPr>
        <w:t>/"</w:t>
      </w:r>
    </w:p>
    <w:p w14:paraId="0000028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dir_name2</w:t>
      </w:r>
      <w:r w:rsidRPr="00C1337C">
        <w:rPr>
          <w:b/>
          <w:color w:val="000000"/>
          <w:sz w:val="28"/>
          <w:szCs w:val="28"/>
          <w:highlight w:val="white"/>
          <w:lang w:val="en-US"/>
        </w:rPr>
        <w:t>=</w:t>
      </w:r>
      <w:r w:rsidRPr="00C1337C">
        <w:rPr>
          <w:color w:val="000000"/>
          <w:sz w:val="28"/>
          <w:szCs w:val="28"/>
          <w:highlight w:val="white"/>
          <w:lang w:val="en-US"/>
        </w:rPr>
        <w:t>"sounds/</w:t>
      </w:r>
      <w:r>
        <w:rPr>
          <w:color w:val="000000"/>
          <w:sz w:val="28"/>
          <w:szCs w:val="28"/>
          <w:highlight w:val="white"/>
        </w:rPr>
        <w:t>Продуктивные</w:t>
      </w:r>
      <w:r w:rsidRPr="00C1337C">
        <w:rPr>
          <w:color w:val="000000"/>
          <w:sz w:val="28"/>
          <w:szCs w:val="28"/>
          <w:highlight w:val="white"/>
          <w:lang w:val="en-US"/>
        </w:rPr>
        <w:t>/"</w:t>
      </w:r>
    </w:p>
    <w:p w14:paraId="0000029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dir_name3</w:t>
      </w:r>
      <w:r w:rsidRPr="00C1337C">
        <w:rPr>
          <w:b/>
          <w:color w:val="000000"/>
          <w:sz w:val="28"/>
          <w:szCs w:val="28"/>
          <w:highlight w:val="white"/>
          <w:lang w:val="en-US"/>
        </w:rPr>
        <w:t>=</w:t>
      </w:r>
      <w:r w:rsidRPr="00C1337C">
        <w:rPr>
          <w:color w:val="000000"/>
          <w:sz w:val="28"/>
          <w:szCs w:val="28"/>
          <w:highlight w:val="white"/>
          <w:lang w:val="en-US"/>
        </w:rPr>
        <w:t>"sounds/</w:t>
      </w:r>
      <w:r>
        <w:rPr>
          <w:color w:val="000000"/>
          <w:sz w:val="28"/>
          <w:szCs w:val="28"/>
          <w:highlight w:val="white"/>
        </w:rPr>
        <w:t>Свистящие</w:t>
      </w:r>
      <w:r w:rsidRPr="00C1337C">
        <w:rPr>
          <w:color w:val="000000"/>
          <w:sz w:val="28"/>
          <w:szCs w:val="28"/>
          <w:highlight w:val="white"/>
          <w:lang w:val="en-US"/>
        </w:rPr>
        <w:t>/"</w:t>
      </w:r>
    </w:p>
    <w:p w14:paraId="0000029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dir_name4</w:t>
      </w:r>
      <w:r w:rsidRPr="00C1337C">
        <w:rPr>
          <w:b/>
          <w:color w:val="000000"/>
          <w:sz w:val="28"/>
          <w:szCs w:val="28"/>
          <w:highlight w:val="white"/>
          <w:lang w:val="en-US"/>
        </w:rPr>
        <w:t>=</w:t>
      </w:r>
      <w:r w:rsidRPr="00C1337C">
        <w:rPr>
          <w:color w:val="000000"/>
          <w:sz w:val="28"/>
          <w:szCs w:val="28"/>
          <w:highlight w:val="white"/>
          <w:lang w:val="en-US"/>
        </w:rPr>
        <w:t>"sounds/</w:t>
      </w:r>
      <w:r>
        <w:rPr>
          <w:color w:val="000000"/>
          <w:sz w:val="28"/>
          <w:szCs w:val="28"/>
          <w:highlight w:val="white"/>
        </w:rPr>
        <w:t>Обычные</w:t>
      </w:r>
      <w:r w:rsidRPr="00C1337C">
        <w:rPr>
          <w:color w:val="000000"/>
          <w:sz w:val="28"/>
          <w:szCs w:val="28"/>
          <w:highlight w:val="white"/>
          <w:lang w:val="en-US"/>
        </w:rPr>
        <w:t>/"</w:t>
      </w:r>
    </w:p>
    <w:p w14:paraId="00000292" w14:textId="77777777" w:rsidR="00C5037E" w:rsidRPr="00C1337C" w:rsidRDefault="00C5037E" w:rsidP="0011058E">
      <w:pPr>
        <w:pBdr>
          <w:top w:val="nil"/>
          <w:left w:val="nil"/>
          <w:bottom w:val="nil"/>
          <w:right w:val="nil"/>
          <w:between w:val="nil"/>
        </w:pBdr>
        <w:spacing w:line="360" w:lineRule="auto"/>
        <w:ind w:right="61"/>
        <w:jc w:val="both"/>
        <w:rPr>
          <w:color w:val="000000"/>
          <w:sz w:val="28"/>
          <w:szCs w:val="28"/>
          <w:lang w:val="en-US"/>
        </w:rPr>
      </w:pPr>
    </w:p>
    <w:p w14:paraId="00000293"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 xml:space="preserve">Получаем список файлов в имеющихся папках для упрощения работы </w:t>
      </w:r>
    </w:p>
    <w:p w14:paraId="00000294"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вейвлет преобразования:</w:t>
      </w:r>
    </w:p>
    <w:p w14:paraId="00000295" w14:textId="77777777" w:rsidR="00C5037E" w:rsidRDefault="00C5037E" w:rsidP="0011058E">
      <w:pPr>
        <w:pBdr>
          <w:top w:val="nil"/>
          <w:left w:val="nil"/>
          <w:bottom w:val="nil"/>
          <w:right w:val="nil"/>
          <w:between w:val="nil"/>
        </w:pBdr>
        <w:spacing w:line="360" w:lineRule="auto"/>
        <w:ind w:right="61"/>
        <w:jc w:val="both"/>
        <w:rPr>
          <w:rFonts w:ascii="Courier New" w:eastAsia="Courier New" w:hAnsi="Courier New" w:cs="Courier New"/>
          <w:color w:val="000000"/>
          <w:sz w:val="28"/>
          <w:szCs w:val="28"/>
        </w:rPr>
      </w:pPr>
    </w:p>
    <w:p w14:paraId="00000296" w14:textId="77777777" w:rsidR="00C5037E" w:rsidRPr="007C3626"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FB64A8">
        <w:rPr>
          <w:color w:val="000000"/>
          <w:sz w:val="28"/>
          <w:szCs w:val="28"/>
          <w:highlight w:val="white"/>
          <w:lang w:val="en-US"/>
        </w:rPr>
        <w:t>names</w:t>
      </w:r>
      <w:r w:rsidRPr="007C3626">
        <w:rPr>
          <w:color w:val="000000"/>
          <w:sz w:val="28"/>
          <w:szCs w:val="28"/>
          <w:highlight w:val="white"/>
          <w:lang w:val="en-US"/>
        </w:rPr>
        <w:t xml:space="preserve">1 </w:t>
      </w:r>
      <w:r w:rsidRPr="007C3626">
        <w:rPr>
          <w:b/>
          <w:color w:val="000000"/>
          <w:sz w:val="28"/>
          <w:szCs w:val="28"/>
          <w:highlight w:val="white"/>
          <w:lang w:val="en-US"/>
        </w:rPr>
        <w:t>=</w:t>
      </w:r>
      <w:r w:rsidRPr="007C3626">
        <w:rPr>
          <w:color w:val="000000"/>
          <w:sz w:val="28"/>
          <w:szCs w:val="28"/>
          <w:highlight w:val="white"/>
          <w:lang w:val="en-US"/>
        </w:rPr>
        <w:t xml:space="preserve"> </w:t>
      </w:r>
      <w:proofErr w:type="spellStart"/>
      <w:proofErr w:type="gramStart"/>
      <w:r w:rsidRPr="00FB64A8">
        <w:rPr>
          <w:color w:val="000000"/>
          <w:sz w:val="28"/>
          <w:szCs w:val="28"/>
          <w:highlight w:val="white"/>
          <w:lang w:val="en-US"/>
        </w:rPr>
        <w:t>os</w:t>
      </w:r>
      <w:r w:rsidRPr="007C3626">
        <w:rPr>
          <w:b/>
          <w:color w:val="000000"/>
          <w:sz w:val="28"/>
          <w:szCs w:val="28"/>
          <w:highlight w:val="white"/>
          <w:lang w:val="en-US"/>
        </w:rPr>
        <w:t>.</w:t>
      </w:r>
      <w:r w:rsidRPr="00FB64A8">
        <w:rPr>
          <w:color w:val="000000"/>
          <w:sz w:val="28"/>
          <w:szCs w:val="28"/>
          <w:highlight w:val="white"/>
          <w:lang w:val="en-US"/>
        </w:rPr>
        <w:t>listdir</w:t>
      </w:r>
      <w:proofErr w:type="spellEnd"/>
      <w:proofErr w:type="gramEnd"/>
      <w:r w:rsidRPr="007C3626">
        <w:rPr>
          <w:b/>
          <w:color w:val="000000"/>
          <w:sz w:val="28"/>
          <w:szCs w:val="28"/>
          <w:highlight w:val="white"/>
          <w:lang w:val="en-US"/>
        </w:rPr>
        <w:t>(</w:t>
      </w:r>
      <w:r w:rsidRPr="00FB64A8">
        <w:rPr>
          <w:color w:val="000000"/>
          <w:sz w:val="28"/>
          <w:szCs w:val="28"/>
          <w:highlight w:val="white"/>
          <w:lang w:val="en-US"/>
        </w:rPr>
        <w:t>dir</w:t>
      </w:r>
      <w:r w:rsidRPr="007C3626">
        <w:rPr>
          <w:color w:val="000000"/>
          <w:sz w:val="28"/>
          <w:szCs w:val="28"/>
          <w:highlight w:val="white"/>
          <w:lang w:val="en-US"/>
        </w:rPr>
        <w:t>_</w:t>
      </w:r>
      <w:r w:rsidRPr="00FB64A8">
        <w:rPr>
          <w:color w:val="000000"/>
          <w:sz w:val="28"/>
          <w:szCs w:val="28"/>
          <w:highlight w:val="white"/>
          <w:lang w:val="en-US"/>
        </w:rPr>
        <w:t>name</w:t>
      </w:r>
      <w:r w:rsidRPr="007C3626">
        <w:rPr>
          <w:color w:val="000000"/>
          <w:sz w:val="28"/>
          <w:szCs w:val="28"/>
          <w:highlight w:val="white"/>
          <w:lang w:val="en-US"/>
        </w:rPr>
        <w:t>1</w:t>
      </w:r>
      <w:r w:rsidRPr="007C3626">
        <w:rPr>
          <w:b/>
          <w:color w:val="000000"/>
          <w:sz w:val="28"/>
          <w:szCs w:val="28"/>
          <w:highlight w:val="white"/>
          <w:lang w:val="en-US"/>
        </w:rPr>
        <w:t>)</w:t>
      </w:r>
    </w:p>
    <w:p w14:paraId="0000029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names2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listdir</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dir_name2</w:t>
      </w:r>
      <w:r w:rsidRPr="00C1337C">
        <w:rPr>
          <w:b/>
          <w:color w:val="000000"/>
          <w:sz w:val="28"/>
          <w:szCs w:val="28"/>
          <w:highlight w:val="white"/>
          <w:lang w:val="en-US"/>
        </w:rPr>
        <w:t>)</w:t>
      </w:r>
    </w:p>
    <w:p w14:paraId="0000029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names3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listdir</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dir_name3</w:t>
      </w:r>
      <w:r w:rsidRPr="00C1337C">
        <w:rPr>
          <w:b/>
          <w:color w:val="000000"/>
          <w:sz w:val="28"/>
          <w:szCs w:val="28"/>
          <w:highlight w:val="white"/>
          <w:lang w:val="en-US"/>
        </w:rPr>
        <w:t>)</w:t>
      </w:r>
    </w:p>
    <w:p w14:paraId="0000029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names4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listdir</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dir_name4</w:t>
      </w:r>
      <w:r w:rsidRPr="00C1337C">
        <w:rPr>
          <w:b/>
          <w:color w:val="000000"/>
          <w:sz w:val="28"/>
          <w:szCs w:val="28"/>
          <w:highlight w:val="white"/>
          <w:lang w:val="en-US"/>
        </w:rPr>
        <w:t>)</w:t>
      </w:r>
    </w:p>
    <w:p w14:paraId="0000029A" w14:textId="77777777" w:rsidR="00C5037E" w:rsidRPr="00C1337C" w:rsidRDefault="00C5037E" w:rsidP="0011058E">
      <w:pPr>
        <w:widowControl/>
        <w:spacing w:line="360" w:lineRule="auto"/>
        <w:jc w:val="both"/>
        <w:rPr>
          <w:rFonts w:ascii="Courier New" w:eastAsia="Courier New" w:hAnsi="Courier New" w:cs="Courier New"/>
          <w:color w:val="000000"/>
          <w:sz w:val="28"/>
          <w:szCs w:val="28"/>
          <w:highlight w:val="white"/>
          <w:lang w:val="en-US"/>
        </w:rPr>
      </w:pPr>
    </w:p>
    <w:p w14:paraId="0000029B"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 xml:space="preserve">Выполняем вейвлет преобразование и формируем </w:t>
      </w:r>
      <w:proofErr w:type="spellStart"/>
      <w:r>
        <w:rPr>
          <w:color w:val="000000"/>
          <w:sz w:val="28"/>
          <w:szCs w:val="28"/>
          <w:highlight w:val="white"/>
        </w:rPr>
        <w:t>датасет</w:t>
      </w:r>
      <w:proofErr w:type="spellEnd"/>
      <w:r>
        <w:rPr>
          <w:color w:val="000000"/>
          <w:sz w:val="28"/>
          <w:szCs w:val="28"/>
          <w:highlight w:val="white"/>
        </w:rPr>
        <w:t>:</w:t>
      </w:r>
    </w:p>
    <w:p w14:paraId="0000029C" w14:textId="77777777" w:rsidR="00C5037E" w:rsidRDefault="00C5037E" w:rsidP="0011058E">
      <w:pPr>
        <w:widowControl/>
        <w:spacing w:line="360" w:lineRule="auto"/>
        <w:jc w:val="both"/>
        <w:rPr>
          <w:color w:val="000000"/>
          <w:sz w:val="28"/>
          <w:szCs w:val="28"/>
          <w:highlight w:val="white"/>
        </w:rPr>
      </w:pPr>
    </w:p>
    <w:p w14:paraId="0000029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wavelet1</w:t>
      </w:r>
      <w:r w:rsidRPr="00C1337C">
        <w:rPr>
          <w:b/>
          <w:color w:val="000000"/>
          <w:sz w:val="28"/>
          <w:szCs w:val="28"/>
          <w:highlight w:val="white"/>
          <w:lang w:val="en-US"/>
        </w:rPr>
        <w:t>=</w:t>
      </w:r>
      <w:r w:rsidRPr="00C1337C">
        <w:rPr>
          <w:color w:val="000000"/>
          <w:sz w:val="28"/>
          <w:szCs w:val="28"/>
          <w:highlight w:val="white"/>
          <w:lang w:val="en-US"/>
        </w:rPr>
        <w:t>wavelet</w:t>
      </w:r>
      <w:r w:rsidRPr="00C1337C">
        <w:rPr>
          <w:b/>
          <w:color w:val="000000"/>
          <w:sz w:val="28"/>
          <w:szCs w:val="28"/>
          <w:highlight w:val="white"/>
          <w:lang w:val="en-US"/>
        </w:rPr>
        <w:t>(</w:t>
      </w:r>
      <w:r w:rsidRPr="00C1337C">
        <w:rPr>
          <w:color w:val="000000"/>
          <w:sz w:val="28"/>
          <w:szCs w:val="28"/>
          <w:highlight w:val="white"/>
          <w:lang w:val="en-US"/>
        </w:rPr>
        <w:t>dir_name</w:t>
      </w:r>
      <w:proofErr w:type="gramStart"/>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names</w:t>
      </w:r>
      <w:proofErr w:type="gramEnd"/>
      <w:r w:rsidRPr="00C1337C">
        <w:rPr>
          <w:color w:val="000000"/>
          <w:sz w:val="28"/>
          <w:szCs w:val="28"/>
          <w:highlight w:val="white"/>
          <w:lang w:val="en-US"/>
        </w:rPr>
        <w:t>1</w:t>
      </w:r>
      <w:r w:rsidRPr="00C1337C">
        <w:rPr>
          <w:b/>
          <w:color w:val="000000"/>
          <w:sz w:val="28"/>
          <w:szCs w:val="28"/>
          <w:highlight w:val="white"/>
          <w:lang w:val="en-US"/>
        </w:rPr>
        <w:t>)</w:t>
      </w:r>
    </w:p>
    <w:p w14:paraId="0000029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wavelet2</w:t>
      </w:r>
      <w:r w:rsidRPr="00C1337C">
        <w:rPr>
          <w:b/>
          <w:color w:val="000000"/>
          <w:sz w:val="28"/>
          <w:szCs w:val="28"/>
          <w:highlight w:val="white"/>
          <w:lang w:val="en-US"/>
        </w:rPr>
        <w:t>=</w:t>
      </w:r>
      <w:r w:rsidRPr="00C1337C">
        <w:rPr>
          <w:color w:val="000000"/>
          <w:sz w:val="28"/>
          <w:szCs w:val="28"/>
          <w:highlight w:val="white"/>
          <w:lang w:val="en-US"/>
        </w:rPr>
        <w:t>wavelet</w:t>
      </w:r>
      <w:r w:rsidRPr="00C1337C">
        <w:rPr>
          <w:b/>
          <w:color w:val="000000"/>
          <w:sz w:val="28"/>
          <w:szCs w:val="28"/>
          <w:highlight w:val="white"/>
          <w:lang w:val="en-US"/>
        </w:rPr>
        <w:t>(</w:t>
      </w:r>
      <w:r w:rsidRPr="00C1337C">
        <w:rPr>
          <w:color w:val="000000"/>
          <w:sz w:val="28"/>
          <w:szCs w:val="28"/>
          <w:highlight w:val="white"/>
          <w:lang w:val="en-US"/>
        </w:rPr>
        <w:t>dir_name</w:t>
      </w:r>
      <w:proofErr w:type="gramStart"/>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names</w:t>
      </w:r>
      <w:proofErr w:type="gramEnd"/>
      <w:r w:rsidRPr="00C1337C">
        <w:rPr>
          <w:color w:val="000000"/>
          <w:sz w:val="28"/>
          <w:szCs w:val="28"/>
          <w:highlight w:val="white"/>
          <w:lang w:val="en-US"/>
        </w:rPr>
        <w:t>2</w:t>
      </w:r>
      <w:r w:rsidRPr="00C1337C">
        <w:rPr>
          <w:b/>
          <w:color w:val="000000"/>
          <w:sz w:val="28"/>
          <w:szCs w:val="28"/>
          <w:highlight w:val="white"/>
          <w:lang w:val="en-US"/>
        </w:rPr>
        <w:t>)</w:t>
      </w:r>
    </w:p>
    <w:p w14:paraId="0000029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wavelet3</w:t>
      </w:r>
      <w:r w:rsidRPr="00C1337C">
        <w:rPr>
          <w:b/>
          <w:color w:val="000000"/>
          <w:sz w:val="28"/>
          <w:szCs w:val="28"/>
          <w:highlight w:val="white"/>
          <w:lang w:val="en-US"/>
        </w:rPr>
        <w:t>=</w:t>
      </w:r>
      <w:r w:rsidRPr="00C1337C">
        <w:rPr>
          <w:color w:val="000000"/>
          <w:sz w:val="28"/>
          <w:szCs w:val="28"/>
          <w:highlight w:val="white"/>
          <w:lang w:val="en-US"/>
        </w:rPr>
        <w:t>wavelet</w:t>
      </w:r>
      <w:r w:rsidRPr="00C1337C">
        <w:rPr>
          <w:b/>
          <w:color w:val="000000"/>
          <w:sz w:val="28"/>
          <w:szCs w:val="28"/>
          <w:highlight w:val="white"/>
          <w:lang w:val="en-US"/>
        </w:rPr>
        <w:t>(</w:t>
      </w:r>
      <w:r w:rsidRPr="00C1337C">
        <w:rPr>
          <w:color w:val="000000"/>
          <w:sz w:val="28"/>
          <w:szCs w:val="28"/>
          <w:highlight w:val="white"/>
          <w:lang w:val="en-US"/>
        </w:rPr>
        <w:t>dir_name</w:t>
      </w:r>
      <w:proofErr w:type="gramStart"/>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names</w:t>
      </w:r>
      <w:proofErr w:type="gramEnd"/>
      <w:r w:rsidRPr="00C1337C">
        <w:rPr>
          <w:color w:val="000000"/>
          <w:sz w:val="28"/>
          <w:szCs w:val="28"/>
          <w:highlight w:val="white"/>
          <w:lang w:val="en-US"/>
        </w:rPr>
        <w:t>3</w:t>
      </w:r>
      <w:r w:rsidRPr="00C1337C">
        <w:rPr>
          <w:b/>
          <w:color w:val="000000"/>
          <w:sz w:val="28"/>
          <w:szCs w:val="28"/>
          <w:highlight w:val="white"/>
          <w:lang w:val="en-US"/>
        </w:rPr>
        <w:t>)</w:t>
      </w:r>
    </w:p>
    <w:p w14:paraId="000002A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wavelet4</w:t>
      </w:r>
      <w:r w:rsidRPr="00C1337C">
        <w:rPr>
          <w:b/>
          <w:color w:val="000000"/>
          <w:sz w:val="28"/>
          <w:szCs w:val="28"/>
          <w:highlight w:val="white"/>
          <w:lang w:val="en-US"/>
        </w:rPr>
        <w:t>=</w:t>
      </w:r>
      <w:r w:rsidRPr="00C1337C">
        <w:rPr>
          <w:color w:val="000000"/>
          <w:sz w:val="28"/>
          <w:szCs w:val="28"/>
          <w:highlight w:val="white"/>
          <w:lang w:val="en-US"/>
        </w:rPr>
        <w:t>wavelet</w:t>
      </w:r>
      <w:r w:rsidRPr="00C1337C">
        <w:rPr>
          <w:b/>
          <w:color w:val="000000"/>
          <w:sz w:val="28"/>
          <w:szCs w:val="28"/>
          <w:highlight w:val="white"/>
          <w:lang w:val="en-US"/>
        </w:rPr>
        <w:t>(</w:t>
      </w:r>
      <w:r w:rsidRPr="00C1337C">
        <w:rPr>
          <w:color w:val="000000"/>
          <w:sz w:val="28"/>
          <w:szCs w:val="28"/>
          <w:highlight w:val="white"/>
          <w:lang w:val="en-US"/>
        </w:rPr>
        <w:t>dir_name</w:t>
      </w:r>
      <w:proofErr w:type="gramStart"/>
      <w:r w:rsidRPr="00C1337C">
        <w:rPr>
          <w:color w:val="000000"/>
          <w:sz w:val="28"/>
          <w:szCs w:val="28"/>
          <w:highlight w:val="white"/>
          <w:lang w:val="en-US"/>
        </w:rPr>
        <w:t>4</w:t>
      </w:r>
      <w:r w:rsidRPr="00C1337C">
        <w:rPr>
          <w:b/>
          <w:color w:val="000000"/>
          <w:sz w:val="28"/>
          <w:szCs w:val="28"/>
          <w:highlight w:val="white"/>
          <w:lang w:val="en-US"/>
        </w:rPr>
        <w:t>,</w:t>
      </w:r>
      <w:r w:rsidRPr="00C1337C">
        <w:rPr>
          <w:color w:val="000000"/>
          <w:sz w:val="28"/>
          <w:szCs w:val="28"/>
          <w:highlight w:val="white"/>
          <w:lang w:val="en-US"/>
        </w:rPr>
        <w:t>names</w:t>
      </w:r>
      <w:proofErr w:type="gramEnd"/>
      <w:r w:rsidRPr="00C1337C">
        <w:rPr>
          <w:color w:val="000000"/>
          <w:sz w:val="28"/>
          <w:szCs w:val="28"/>
          <w:highlight w:val="white"/>
          <w:lang w:val="en-US"/>
        </w:rPr>
        <w:t>4</w:t>
      </w:r>
      <w:r w:rsidRPr="00C1337C">
        <w:rPr>
          <w:b/>
          <w:color w:val="000000"/>
          <w:sz w:val="28"/>
          <w:szCs w:val="28"/>
          <w:highlight w:val="white"/>
          <w:lang w:val="en-US"/>
        </w:rPr>
        <w:t>)</w:t>
      </w:r>
    </w:p>
    <w:p w14:paraId="000002A1" w14:textId="77777777" w:rsidR="00C5037E" w:rsidRPr="00C1337C" w:rsidRDefault="00C5037E" w:rsidP="0011058E">
      <w:pPr>
        <w:widowControl/>
        <w:spacing w:line="360" w:lineRule="auto"/>
        <w:jc w:val="both"/>
        <w:rPr>
          <w:rFonts w:ascii="Courier New" w:eastAsia="Courier New" w:hAnsi="Courier New" w:cs="Courier New"/>
          <w:b/>
          <w:color w:val="000000"/>
          <w:sz w:val="28"/>
          <w:szCs w:val="28"/>
          <w:highlight w:val="white"/>
          <w:lang w:val="en-US"/>
        </w:rPr>
      </w:pPr>
    </w:p>
    <w:p w14:paraId="000002A2"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Обучаем наши нейронные сети</w:t>
      </w:r>
    </w:p>
    <w:p w14:paraId="000002A3" w14:textId="77777777" w:rsidR="00C5037E" w:rsidRDefault="00C5037E" w:rsidP="0011058E">
      <w:pPr>
        <w:widowControl/>
        <w:spacing w:line="360" w:lineRule="auto"/>
        <w:jc w:val="both"/>
        <w:rPr>
          <w:rFonts w:ascii="Courier New" w:eastAsia="Courier New" w:hAnsi="Courier New" w:cs="Courier New"/>
          <w:color w:val="000000"/>
          <w:sz w:val="28"/>
          <w:szCs w:val="28"/>
          <w:highlight w:val="white"/>
        </w:rPr>
      </w:pPr>
    </w:p>
    <w:p w14:paraId="000002A4"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Pr>
          <w:color w:val="000000"/>
          <w:sz w:val="28"/>
          <w:szCs w:val="28"/>
          <w:highlight w:val="white"/>
        </w:rPr>
        <w:t xml:space="preserve">learn_1 </w:t>
      </w:r>
      <w:r>
        <w:rPr>
          <w:b/>
          <w:color w:val="000000"/>
          <w:sz w:val="28"/>
          <w:szCs w:val="28"/>
          <w:highlight w:val="white"/>
        </w:rPr>
        <w:t>=</w:t>
      </w:r>
      <w:r>
        <w:rPr>
          <w:color w:val="000000"/>
          <w:sz w:val="28"/>
          <w:szCs w:val="28"/>
          <w:highlight w:val="white"/>
        </w:rPr>
        <w:t xml:space="preserve"> </w:t>
      </w:r>
      <w:proofErr w:type="spellStart"/>
      <w:proofErr w:type="gramStart"/>
      <w:r>
        <w:rPr>
          <w:color w:val="000000"/>
          <w:sz w:val="28"/>
          <w:szCs w:val="28"/>
          <w:highlight w:val="white"/>
        </w:rPr>
        <w:t>learn</w:t>
      </w:r>
      <w:proofErr w:type="spellEnd"/>
      <w:r>
        <w:rPr>
          <w:b/>
          <w:color w:val="000000"/>
          <w:sz w:val="28"/>
          <w:szCs w:val="28"/>
          <w:highlight w:val="white"/>
        </w:rPr>
        <w:t>(</w:t>
      </w:r>
      <w:proofErr w:type="gramEnd"/>
      <w:r>
        <w:rPr>
          <w:b/>
          <w:color w:val="000000"/>
          <w:sz w:val="28"/>
          <w:szCs w:val="28"/>
          <w:highlight w:val="white"/>
        </w:rPr>
        <w:t>)</w:t>
      </w:r>
    </w:p>
    <w:p w14:paraId="000002A5"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rPr>
      </w:pPr>
      <w:r>
        <w:rPr>
          <w:color w:val="000000"/>
          <w:sz w:val="28"/>
          <w:szCs w:val="28"/>
          <w:highlight w:val="white"/>
        </w:rPr>
        <w:t xml:space="preserve">learn_2 </w:t>
      </w:r>
      <w:r>
        <w:rPr>
          <w:b/>
          <w:color w:val="000000"/>
          <w:sz w:val="28"/>
          <w:szCs w:val="28"/>
          <w:highlight w:val="white"/>
        </w:rPr>
        <w:t>=</w:t>
      </w:r>
      <w:r>
        <w:rPr>
          <w:color w:val="000000"/>
          <w:sz w:val="28"/>
          <w:szCs w:val="28"/>
          <w:highlight w:val="white"/>
        </w:rPr>
        <w:t xml:space="preserve"> </w:t>
      </w:r>
      <w:proofErr w:type="spellStart"/>
      <w:proofErr w:type="gramStart"/>
      <w:r>
        <w:rPr>
          <w:color w:val="000000"/>
          <w:sz w:val="28"/>
          <w:szCs w:val="28"/>
          <w:highlight w:val="white"/>
        </w:rPr>
        <w:t>learn</w:t>
      </w:r>
      <w:proofErr w:type="spellEnd"/>
      <w:r>
        <w:rPr>
          <w:b/>
          <w:color w:val="000000"/>
          <w:sz w:val="28"/>
          <w:szCs w:val="28"/>
          <w:highlight w:val="white"/>
        </w:rPr>
        <w:t>(</w:t>
      </w:r>
      <w:proofErr w:type="gramEnd"/>
      <w:r>
        <w:rPr>
          <w:b/>
          <w:color w:val="000000"/>
          <w:sz w:val="28"/>
          <w:szCs w:val="28"/>
          <w:highlight w:val="white"/>
        </w:rPr>
        <w:t>)</w:t>
      </w:r>
    </w:p>
    <w:p w14:paraId="000002A6" w14:textId="77777777" w:rsidR="00C5037E" w:rsidRDefault="00C5037E" w:rsidP="0011058E">
      <w:pPr>
        <w:widowControl/>
        <w:spacing w:line="360" w:lineRule="auto"/>
        <w:jc w:val="both"/>
        <w:rPr>
          <w:rFonts w:ascii="Courier New" w:eastAsia="Courier New" w:hAnsi="Courier New" w:cs="Courier New"/>
          <w:b/>
          <w:color w:val="000000"/>
          <w:sz w:val="28"/>
          <w:szCs w:val="28"/>
          <w:highlight w:val="white"/>
        </w:rPr>
      </w:pPr>
    </w:p>
    <w:p w14:paraId="000002A7" w14:textId="77777777" w:rsidR="00C5037E" w:rsidRDefault="00C5037E" w:rsidP="0011058E">
      <w:pPr>
        <w:widowControl/>
        <w:spacing w:line="360" w:lineRule="auto"/>
        <w:jc w:val="both"/>
        <w:rPr>
          <w:color w:val="000000"/>
          <w:sz w:val="28"/>
          <w:szCs w:val="28"/>
          <w:highlight w:val="white"/>
        </w:rPr>
      </w:pPr>
    </w:p>
    <w:p w14:paraId="000002A8"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Вызываем функцию, выполняющую предсказание по записи:</w:t>
      </w:r>
    </w:p>
    <w:p w14:paraId="000002A9" w14:textId="77777777" w:rsidR="00C5037E" w:rsidRDefault="00C5037E" w:rsidP="0011058E">
      <w:pPr>
        <w:widowControl/>
        <w:spacing w:line="360" w:lineRule="auto"/>
        <w:jc w:val="both"/>
        <w:rPr>
          <w:rFonts w:ascii="Courier New" w:eastAsia="Courier New" w:hAnsi="Courier New" w:cs="Courier New"/>
          <w:color w:val="000000"/>
          <w:sz w:val="28"/>
          <w:szCs w:val="28"/>
          <w:highlight w:val="white"/>
        </w:rPr>
      </w:pPr>
    </w:p>
    <w:p w14:paraId="000002AA" w14:textId="77777777" w:rsidR="00C5037E" w:rsidRPr="00C1337C" w:rsidRDefault="00E71261" w:rsidP="0011058E">
      <w:pPr>
        <w:pBdr>
          <w:top w:val="single" w:sz="4" w:space="1" w:color="000000"/>
          <w:left w:val="single" w:sz="4" w:space="4" w:color="000000"/>
          <w:bottom w:val="single" w:sz="4" w:space="1" w:color="000000"/>
          <w:right w:val="single" w:sz="4" w:space="4" w:color="000000"/>
          <w:between w:val="nil"/>
        </w:pBdr>
        <w:spacing w:line="360" w:lineRule="auto"/>
        <w:ind w:right="61"/>
        <w:jc w:val="both"/>
        <w:rPr>
          <w:b/>
          <w:color w:val="000000"/>
          <w:sz w:val="28"/>
          <w:szCs w:val="28"/>
          <w:lang w:val="en-US"/>
        </w:rPr>
      </w:pPr>
      <w:r w:rsidRPr="00C1337C">
        <w:rPr>
          <w:color w:val="000000"/>
          <w:sz w:val="28"/>
          <w:szCs w:val="28"/>
          <w:highlight w:val="white"/>
          <w:lang w:val="en-US"/>
        </w:rPr>
        <w:t xml:space="preserve">NN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neuralNet</w:t>
      </w:r>
      <w:proofErr w:type="spellEnd"/>
      <w:r w:rsidRPr="00C1337C">
        <w:rPr>
          <w:b/>
          <w:color w:val="000000"/>
          <w:sz w:val="28"/>
          <w:szCs w:val="28"/>
          <w:highlight w:val="white"/>
          <w:lang w:val="en-US"/>
        </w:rPr>
        <w:t>(</w:t>
      </w:r>
      <w:proofErr w:type="gramEnd"/>
      <w:r w:rsidRPr="00C1337C">
        <w:rPr>
          <w:b/>
          <w:color w:val="000000"/>
          <w:sz w:val="28"/>
          <w:szCs w:val="28"/>
          <w:highlight w:val="white"/>
          <w:lang w:val="en-US"/>
        </w:rPr>
        <w:t>)</w:t>
      </w:r>
    </w:p>
    <w:p w14:paraId="000002AB" w14:textId="77777777" w:rsidR="00C5037E" w:rsidRPr="00C1337C" w:rsidRDefault="00C5037E" w:rsidP="0011058E">
      <w:pPr>
        <w:pBdr>
          <w:top w:val="nil"/>
          <w:left w:val="nil"/>
          <w:bottom w:val="nil"/>
          <w:right w:val="nil"/>
          <w:between w:val="nil"/>
        </w:pBdr>
        <w:spacing w:line="360" w:lineRule="auto"/>
        <w:ind w:right="61"/>
        <w:jc w:val="both"/>
        <w:rPr>
          <w:rFonts w:ascii="Courier New" w:eastAsia="Courier New" w:hAnsi="Courier New" w:cs="Courier New"/>
          <w:b/>
          <w:color w:val="000000"/>
          <w:sz w:val="28"/>
          <w:szCs w:val="28"/>
          <w:lang w:val="en-US"/>
        </w:rPr>
      </w:pPr>
    </w:p>
    <w:p w14:paraId="000002AC" w14:textId="77777777" w:rsidR="00C5037E" w:rsidRPr="00C1337C" w:rsidRDefault="00C5037E" w:rsidP="0011058E">
      <w:pPr>
        <w:pBdr>
          <w:top w:val="nil"/>
          <w:left w:val="nil"/>
          <w:bottom w:val="nil"/>
          <w:right w:val="nil"/>
          <w:between w:val="nil"/>
        </w:pBdr>
        <w:spacing w:line="360" w:lineRule="auto"/>
        <w:ind w:right="61"/>
        <w:jc w:val="both"/>
        <w:rPr>
          <w:rFonts w:ascii="Courier New" w:eastAsia="Courier New" w:hAnsi="Courier New" w:cs="Courier New"/>
          <w:b/>
          <w:color w:val="000000"/>
          <w:sz w:val="28"/>
          <w:szCs w:val="28"/>
          <w:lang w:val="en-US"/>
        </w:rPr>
      </w:pPr>
    </w:p>
    <w:p w14:paraId="000002AD" w14:textId="77777777" w:rsidR="00C5037E" w:rsidRPr="00C1337C" w:rsidRDefault="00E71261" w:rsidP="0011058E">
      <w:pPr>
        <w:pBdr>
          <w:top w:val="nil"/>
          <w:left w:val="nil"/>
          <w:bottom w:val="nil"/>
          <w:right w:val="nil"/>
          <w:between w:val="nil"/>
        </w:pBdr>
        <w:spacing w:line="360" w:lineRule="auto"/>
        <w:ind w:right="61"/>
        <w:jc w:val="both"/>
        <w:rPr>
          <w:color w:val="000000"/>
          <w:sz w:val="28"/>
          <w:szCs w:val="28"/>
          <w:lang w:val="en-US"/>
        </w:rPr>
      </w:pPr>
      <w:r w:rsidRPr="00C1337C">
        <w:rPr>
          <w:color w:val="000000"/>
          <w:sz w:val="28"/>
          <w:szCs w:val="28"/>
          <w:lang w:val="en-US"/>
        </w:rPr>
        <w:t>converter.py</w:t>
      </w:r>
    </w:p>
    <w:p w14:paraId="000002AE" w14:textId="77777777" w:rsidR="00C5037E" w:rsidRPr="00C1337C" w:rsidRDefault="00C5037E" w:rsidP="0011058E">
      <w:pPr>
        <w:pBdr>
          <w:top w:val="nil"/>
          <w:left w:val="nil"/>
          <w:bottom w:val="nil"/>
          <w:right w:val="nil"/>
          <w:between w:val="nil"/>
        </w:pBdr>
        <w:spacing w:line="360" w:lineRule="auto"/>
        <w:ind w:right="61"/>
        <w:jc w:val="both"/>
        <w:rPr>
          <w:color w:val="000000"/>
          <w:sz w:val="28"/>
          <w:szCs w:val="28"/>
          <w:lang w:val="en-US"/>
        </w:rPr>
      </w:pPr>
    </w:p>
    <w:p w14:paraId="000002A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os</w:t>
      </w:r>
      <w:proofErr w:type="spellEnd"/>
    </w:p>
    <w:p w14:paraId="000002B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argparse</w:t>
      </w:r>
      <w:proofErr w:type="spellEnd"/>
    </w:p>
    <w:p w14:paraId="000002B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ffmpeg</w:t>
      </w:r>
      <w:proofErr w:type="spellEnd"/>
    </w:p>
    <w:p w14:paraId="000002B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from</w:t>
      </w:r>
      <w:r w:rsidRPr="00C1337C">
        <w:rPr>
          <w:color w:val="000000"/>
          <w:sz w:val="28"/>
          <w:szCs w:val="28"/>
          <w:highlight w:val="white"/>
          <w:lang w:val="en-US"/>
        </w:rPr>
        <w:t xml:space="preserve"> </w:t>
      </w:r>
      <w:proofErr w:type="spellStart"/>
      <w:r w:rsidRPr="00C1337C">
        <w:rPr>
          <w:color w:val="000000"/>
          <w:sz w:val="28"/>
          <w:szCs w:val="28"/>
          <w:highlight w:val="white"/>
          <w:lang w:val="en-US"/>
        </w:rPr>
        <w:t>pydub</w:t>
      </w:r>
      <w:proofErr w:type="spellEnd"/>
      <w:r w:rsidRPr="00C1337C">
        <w:rPr>
          <w:color w:val="000000"/>
          <w:sz w:val="28"/>
          <w:szCs w:val="28"/>
          <w:highlight w:val="white"/>
          <w:lang w:val="en-US"/>
        </w:rPr>
        <w:t xml:space="preserve"> </w:t>
      </w: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AudioSegment</w:t>
      </w:r>
      <w:proofErr w:type="spellEnd"/>
    </w:p>
    <w:p w14:paraId="000002B3"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2B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convert </w:t>
      </w:r>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A</w:t>
      </w:r>
      <w:r w:rsidRPr="00C1337C">
        <w:rPr>
          <w:b/>
          <w:color w:val="000000"/>
          <w:sz w:val="28"/>
          <w:szCs w:val="28"/>
          <w:highlight w:val="white"/>
          <w:lang w:val="en-US"/>
        </w:rPr>
        <w:t>,</w:t>
      </w:r>
      <w:r w:rsidRPr="00C1337C">
        <w:rPr>
          <w:color w:val="000000"/>
          <w:sz w:val="28"/>
          <w:szCs w:val="28"/>
          <w:highlight w:val="white"/>
          <w:lang w:val="en-US"/>
        </w:rPr>
        <w:t>dirpath</w:t>
      </w:r>
      <w:proofErr w:type="spellEnd"/>
      <w:proofErr w:type="gramEnd"/>
      <w:r w:rsidRPr="00C1337C">
        <w:rPr>
          <w:b/>
          <w:color w:val="000000"/>
          <w:sz w:val="28"/>
          <w:szCs w:val="28"/>
          <w:highlight w:val="white"/>
          <w:lang w:val="en-US"/>
        </w:rPr>
        <w:t>):</w:t>
      </w:r>
    </w:p>
    <w:p w14:paraId="000002B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    </w:t>
      </w:r>
      <w:r w:rsidRPr="00C1337C">
        <w:rPr>
          <w:b/>
          <w:color w:val="000000"/>
          <w:sz w:val="28"/>
          <w:szCs w:val="28"/>
          <w:highlight w:val="white"/>
          <w:lang w:val="en-US"/>
        </w:rPr>
        <w:t>for</w:t>
      </w:r>
      <w:r w:rsidRPr="00C1337C">
        <w:rPr>
          <w:color w:val="000000"/>
          <w:sz w:val="28"/>
          <w:szCs w:val="28"/>
          <w:highlight w:val="white"/>
          <w:lang w:val="en-US"/>
        </w:rPr>
        <w:t xml:space="preserve"> </w:t>
      </w:r>
      <w:r w:rsidRPr="00C1337C">
        <w:rPr>
          <w:b/>
          <w:color w:val="000000"/>
          <w:sz w:val="28"/>
          <w:szCs w:val="28"/>
          <w:highlight w:val="white"/>
          <w:lang w:val="en-US"/>
        </w:rPr>
        <w:t>(</w:t>
      </w:r>
      <w:proofErr w:type="spellStart"/>
      <w:r w:rsidRPr="00C1337C">
        <w:rPr>
          <w:color w:val="000000"/>
          <w:sz w:val="28"/>
          <w:szCs w:val="28"/>
          <w:highlight w:val="white"/>
          <w:lang w:val="en-US"/>
        </w:rPr>
        <w:t>dirpath</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dirnames</w:t>
      </w:r>
      <w:proofErr w:type="spellEnd"/>
      <w:r w:rsidRPr="00C1337C">
        <w:rPr>
          <w:b/>
          <w:color w:val="000000"/>
          <w:sz w:val="28"/>
          <w:szCs w:val="28"/>
          <w:highlight w:val="white"/>
          <w:lang w:val="en-US"/>
        </w:rPr>
        <w:t>,</w:t>
      </w:r>
      <w:r w:rsidRPr="00C1337C">
        <w:rPr>
          <w:color w:val="000000"/>
          <w:sz w:val="28"/>
          <w:szCs w:val="28"/>
          <w:highlight w:val="white"/>
          <w:lang w:val="en-US"/>
        </w:rPr>
        <w:t xml:space="preserve"> filenames</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in</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walk</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dirpath</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2B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for</w:t>
      </w:r>
      <w:r w:rsidRPr="00C1337C">
        <w:rPr>
          <w:color w:val="000000"/>
          <w:sz w:val="28"/>
          <w:szCs w:val="28"/>
          <w:highlight w:val="white"/>
          <w:lang w:val="en-US"/>
        </w:rPr>
        <w:t xml:space="preserve"> filename </w:t>
      </w:r>
      <w:r w:rsidRPr="00C1337C">
        <w:rPr>
          <w:b/>
          <w:color w:val="000000"/>
          <w:sz w:val="28"/>
          <w:szCs w:val="28"/>
          <w:highlight w:val="white"/>
          <w:lang w:val="en-US"/>
        </w:rPr>
        <w:t>in</w:t>
      </w:r>
      <w:r w:rsidRPr="00C1337C">
        <w:rPr>
          <w:color w:val="000000"/>
          <w:sz w:val="28"/>
          <w:szCs w:val="28"/>
          <w:highlight w:val="white"/>
          <w:lang w:val="en-US"/>
        </w:rPr>
        <w:t xml:space="preserve"> filenames</w:t>
      </w:r>
      <w:r w:rsidRPr="00C1337C">
        <w:rPr>
          <w:b/>
          <w:color w:val="000000"/>
          <w:sz w:val="28"/>
          <w:szCs w:val="28"/>
          <w:highlight w:val="white"/>
          <w:lang w:val="en-US"/>
        </w:rPr>
        <w:t>:</w:t>
      </w:r>
    </w:p>
    <w:p w14:paraId="000002B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if</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filename</w:t>
      </w:r>
      <w:r w:rsidRPr="00C1337C">
        <w:rPr>
          <w:b/>
          <w:color w:val="000000"/>
          <w:sz w:val="28"/>
          <w:szCs w:val="28"/>
          <w:highlight w:val="white"/>
          <w:lang w:val="en-US"/>
        </w:rPr>
        <w:t>.</w:t>
      </w:r>
      <w:r w:rsidRPr="00C1337C">
        <w:rPr>
          <w:color w:val="000000"/>
          <w:sz w:val="28"/>
          <w:szCs w:val="28"/>
          <w:highlight w:val="white"/>
          <w:lang w:val="en-US"/>
        </w:rPr>
        <w:t>endswith</w:t>
      </w:r>
      <w:proofErr w:type="spellEnd"/>
      <w:proofErr w:type="gramEnd"/>
      <w:r w:rsidRPr="00C1337C">
        <w:rPr>
          <w:b/>
          <w:color w:val="000000"/>
          <w:sz w:val="28"/>
          <w:szCs w:val="28"/>
          <w:highlight w:val="white"/>
          <w:lang w:val="en-US"/>
        </w:rPr>
        <w:t>(tuple(</w:t>
      </w:r>
      <w:r w:rsidRPr="00C1337C">
        <w:rPr>
          <w:color w:val="000000"/>
          <w:sz w:val="28"/>
          <w:szCs w:val="28"/>
          <w:highlight w:val="white"/>
          <w:lang w:val="en-US"/>
        </w:rPr>
        <w:t>A</w:t>
      </w:r>
      <w:r w:rsidRPr="00C1337C">
        <w:rPr>
          <w:b/>
          <w:color w:val="000000"/>
          <w:sz w:val="28"/>
          <w:szCs w:val="28"/>
          <w:highlight w:val="white"/>
          <w:lang w:val="en-US"/>
        </w:rPr>
        <w:t>)):</w:t>
      </w:r>
    </w:p>
    <w:p w14:paraId="000002B8"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2B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filepath</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dirpath</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 </w:t>
      </w:r>
      <w:r w:rsidRPr="00C1337C">
        <w:rPr>
          <w:b/>
          <w:color w:val="000000"/>
          <w:sz w:val="28"/>
          <w:szCs w:val="28"/>
          <w:highlight w:val="white"/>
          <w:lang w:val="en-US"/>
        </w:rPr>
        <w:t>+</w:t>
      </w:r>
      <w:r w:rsidRPr="00C1337C">
        <w:rPr>
          <w:color w:val="000000"/>
          <w:sz w:val="28"/>
          <w:szCs w:val="28"/>
          <w:highlight w:val="white"/>
          <w:lang w:val="en-US"/>
        </w:rPr>
        <w:t xml:space="preserve"> filename</w:t>
      </w:r>
    </w:p>
    <w:p w14:paraId="000002B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path</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file_extension</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path</w:t>
      </w:r>
      <w:proofErr w:type="gramEnd"/>
      <w:r w:rsidRPr="00C1337C">
        <w:rPr>
          <w:b/>
          <w:color w:val="000000"/>
          <w:sz w:val="28"/>
          <w:szCs w:val="28"/>
          <w:highlight w:val="white"/>
          <w:lang w:val="en-US"/>
        </w:rPr>
        <w:t>.</w:t>
      </w:r>
      <w:r w:rsidRPr="00C1337C">
        <w:rPr>
          <w:color w:val="000000"/>
          <w:sz w:val="28"/>
          <w:szCs w:val="28"/>
          <w:highlight w:val="white"/>
          <w:lang w:val="en-US"/>
        </w:rPr>
        <w:t>splitext</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filepath</w:t>
      </w:r>
      <w:proofErr w:type="spellEnd"/>
      <w:r w:rsidRPr="00C1337C">
        <w:rPr>
          <w:b/>
          <w:color w:val="000000"/>
          <w:sz w:val="28"/>
          <w:szCs w:val="28"/>
          <w:highlight w:val="white"/>
          <w:lang w:val="en-US"/>
        </w:rPr>
        <w:t>)</w:t>
      </w:r>
    </w:p>
    <w:p w14:paraId="000002B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file_extension_final</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file_</w:t>
      </w:r>
      <w:proofErr w:type="gramStart"/>
      <w:r w:rsidRPr="00C1337C">
        <w:rPr>
          <w:color w:val="000000"/>
          <w:sz w:val="28"/>
          <w:szCs w:val="28"/>
          <w:highlight w:val="white"/>
          <w:lang w:val="en-US"/>
        </w:rPr>
        <w:t>extension</w:t>
      </w:r>
      <w:r w:rsidRPr="00C1337C">
        <w:rPr>
          <w:b/>
          <w:color w:val="000000"/>
          <w:sz w:val="28"/>
          <w:szCs w:val="28"/>
          <w:highlight w:val="white"/>
          <w:lang w:val="en-US"/>
        </w:rPr>
        <w:t>.</w:t>
      </w:r>
      <w:r w:rsidRPr="00C1337C">
        <w:rPr>
          <w:color w:val="000000"/>
          <w:sz w:val="28"/>
          <w:szCs w:val="28"/>
          <w:highlight w:val="white"/>
          <w:lang w:val="en-US"/>
        </w:rPr>
        <w:t>replace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
    <w:p w14:paraId="000002B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try:</w:t>
      </w:r>
    </w:p>
    <w:p w14:paraId="000002B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track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AudioSegment</w:t>
      </w:r>
      <w:r w:rsidRPr="00C1337C">
        <w:rPr>
          <w:b/>
          <w:color w:val="000000"/>
          <w:sz w:val="28"/>
          <w:szCs w:val="28"/>
          <w:highlight w:val="white"/>
          <w:lang w:val="en-US"/>
        </w:rPr>
        <w:t>.</w:t>
      </w:r>
      <w:r w:rsidRPr="00C1337C">
        <w:rPr>
          <w:color w:val="000000"/>
          <w:sz w:val="28"/>
          <w:szCs w:val="28"/>
          <w:highlight w:val="white"/>
          <w:lang w:val="en-US"/>
        </w:rPr>
        <w:t>from_</w:t>
      </w:r>
      <w:proofErr w:type="gramStart"/>
      <w:r w:rsidRPr="00C1337C">
        <w:rPr>
          <w:color w:val="000000"/>
          <w:sz w:val="28"/>
          <w:szCs w:val="28"/>
          <w:highlight w:val="white"/>
          <w:lang w:val="en-US"/>
        </w:rPr>
        <w:t>file</w:t>
      </w:r>
      <w:proofErr w:type="spellEnd"/>
      <w:r w:rsidRPr="00C1337C">
        <w:rPr>
          <w:b/>
          <w:color w:val="000000"/>
          <w:sz w:val="28"/>
          <w:szCs w:val="28"/>
          <w:highlight w:val="white"/>
          <w:lang w:val="en-US"/>
        </w:rPr>
        <w:t>(</w:t>
      </w:r>
      <w:proofErr w:type="spellStart"/>
      <w:proofErr w:type="gramEnd"/>
      <w:r w:rsidRPr="00C1337C">
        <w:rPr>
          <w:color w:val="000000"/>
          <w:sz w:val="28"/>
          <w:szCs w:val="28"/>
          <w:highlight w:val="white"/>
          <w:lang w:val="en-US"/>
        </w:rPr>
        <w:t>filepath</w:t>
      </w:r>
      <w:proofErr w:type="spellEnd"/>
      <w:r w:rsidRPr="00C1337C">
        <w:rPr>
          <w:b/>
          <w:color w:val="000000"/>
          <w:sz w:val="28"/>
          <w:szCs w:val="28"/>
          <w:highlight w:val="white"/>
          <w:lang w:val="en-US"/>
        </w:rPr>
        <w:t>,</w:t>
      </w:r>
    </w:p>
    <w:p w14:paraId="000002B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file_extension_final</w:t>
      </w:r>
      <w:proofErr w:type="spellEnd"/>
      <w:r w:rsidRPr="00C1337C">
        <w:rPr>
          <w:b/>
          <w:color w:val="000000"/>
          <w:sz w:val="28"/>
          <w:szCs w:val="28"/>
          <w:highlight w:val="white"/>
          <w:lang w:val="en-US"/>
        </w:rPr>
        <w:t>)</w:t>
      </w:r>
    </w:p>
    <w:p w14:paraId="000002B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wav_filename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filename</w:t>
      </w:r>
      <w:r w:rsidRPr="00C1337C">
        <w:rPr>
          <w:b/>
          <w:color w:val="000000"/>
          <w:sz w:val="28"/>
          <w:szCs w:val="28"/>
          <w:highlight w:val="white"/>
          <w:lang w:val="en-US"/>
        </w:rPr>
        <w:t>.</w:t>
      </w:r>
      <w:r w:rsidRPr="00C1337C">
        <w:rPr>
          <w:color w:val="000000"/>
          <w:sz w:val="28"/>
          <w:szCs w:val="28"/>
          <w:highlight w:val="white"/>
          <w:lang w:val="en-US"/>
        </w:rPr>
        <w:t>replace</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file_extension_final</w:t>
      </w:r>
      <w:proofErr w:type="spellEnd"/>
      <w:r w:rsidRPr="00C1337C">
        <w:rPr>
          <w:b/>
          <w:color w:val="000000"/>
          <w:sz w:val="28"/>
          <w:szCs w:val="28"/>
          <w:highlight w:val="white"/>
          <w:lang w:val="en-US"/>
        </w:rPr>
        <w:t>,</w:t>
      </w:r>
      <w:r w:rsidRPr="00C1337C">
        <w:rPr>
          <w:color w:val="000000"/>
          <w:sz w:val="28"/>
          <w:szCs w:val="28"/>
          <w:highlight w:val="white"/>
          <w:lang w:val="en-US"/>
        </w:rPr>
        <w:t xml:space="preserve"> 'wav'</w:t>
      </w:r>
      <w:r w:rsidRPr="00C1337C">
        <w:rPr>
          <w:b/>
          <w:color w:val="000000"/>
          <w:sz w:val="28"/>
          <w:szCs w:val="28"/>
          <w:highlight w:val="white"/>
          <w:lang w:val="en-US"/>
        </w:rPr>
        <w:t>)</w:t>
      </w:r>
    </w:p>
    <w:p w14:paraId="000002C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wav_path</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dirpath</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wav_filename</w:t>
      </w:r>
      <w:proofErr w:type="spellEnd"/>
    </w:p>
    <w:p w14:paraId="000002C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b/>
          <w:color w:val="000000"/>
          <w:sz w:val="28"/>
          <w:szCs w:val="28"/>
          <w:highlight w:val="white"/>
          <w:lang w:val="en-US"/>
        </w:rPr>
        <w:t>print(</w:t>
      </w:r>
      <w:proofErr w:type="gramEnd"/>
      <w:r w:rsidRPr="00C1337C">
        <w:rPr>
          <w:color w:val="000000"/>
          <w:sz w:val="28"/>
          <w:szCs w:val="28"/>
          <w:highlight w:val="white"/>
          <w:lang w:val="en-US"/>
        </w:rPr>
        <w:t xml:space="preserve">'CONVERTING: '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str(</w:t>
      </w:r>
      <w:proofErr w:type="spellStart"/>
      <w:r w:rsidRPr="00C1337C">
        <w:rPr>
          <w:color w:val="000000"/>
          <w:sz w:val="28"/>
          <w:szCs w:val="28"/>
          <w:highlight w:val="white"/>
          <w:lang w:val="en-US"/>
        </w:rPr>
        <w:t>filepath</w:t>
      </w:r>
      <w:proofErr w:type="spellEnd"/>
      <w:r w:rsidRPr="00C1337C">
        <w:rPr>
          <w:b/>
          <w:color w:val="000000"/>
          <w:sz w:val="28"/>
          <w:szCs w:val="28"/>
          <w:highlight w:val="white"/>
          <w:lang w:val="en-US"/>
        </w:rPr>
        <w:t>))</w:t>
      </w:r>
    </w:p>
    <w:p w14:paraId="000002C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file_handle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track</w:t>
      </w:r>
      <w:r w:rsidRPr="00C1337C">
        <w:rPr>
          <w:b/>
          <w:color w:val="000000"/>
          <w:sz w:val="28"/>
          <w:szCs w:val="28"/>
          <w:highlight w:val="white"/>
          <w:lang w:val="en-US"/>
        </w:rPr>
        <w:t>.</w:t>
      </w:r>
      <w:r w:rsidRPr="00C1337C">
        <w:rPr>
          <w:color w:val="000000"/>
          <w:sz w:val="28"/>
          <w:szCs w:val="28"/>
          <w:highlight w:val="white"/>
          <w:lang w:val="en-US"/>
        </w:rPr>
        <w:t>export</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wav_path</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format=</w:t>
      </w:r>
      <w:r w:rsidRPr="00C1337C">
        <w:rPr>
          <w:color w:val="000000"/>
          <w:sz w:val="28"/>
          <w:szCs w:val="28"/>
          <w:highlight w:val="white"/>
          <w:lang w:val="en-US"/>
        </w:rPr>
        <w:t>'wav'</w:t>
      </w:r>
      <w:r w:rsidRPr="00C1337C">
        <w:rPr>
          <w:b/>
          <w:color w:val="000000"/>
          <w:sz w:val="28"/>
          <w:szCs w:val="28"/>
          <w:highlight w:val="white"/>
          <w:lang w:val="en-US"/>
        </w:rPr>
        <w:t>)</w:t>
      </w:r>
    </w:p>
    <w:p w14:paraId="000002C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remove</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filepath</w:t>
      </w:r>
      <w:proofErr w:type="spellEnd"/>
      <w:r w:rsidRPr="00C1337C">
        <w:rPr>
          <w:b/>
          <w:color w:val="000000"/>
          <w:sz w:val="28"/>
          <w:szCs w:val="28"/>
          <w:highlight w:val="white"/>
          <w:lang w:val="en-US"/>
        </w:rPr>
        <w:t>)</w:t>
      </w:r>
    </w:p>
    <w:p w14:paraId="000002C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except:</w:t>
      </w:r>
    </w:p>
    <w:p w14:paraId="000002C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b/>
          <w:color w:val="000000"/>
          <w:sz w:val="28"/>
          <w:szCs w:val="28"/>
          <w:highlight w:val="white"/>
          <w:lang w:val="en-US"/>
        </w:rPr>
        <w:t>print(</w:t>
      </w:r>
      <w:proofErr w:type="gramEnd"/>
      <w:r w:rsidRPr="00C1337C">
        <w:rPr>
          <w:color w:val="000000"/>
          <w:sz w:val="28"/>
          <w:szCs w:val="28"/>
          <w:highlight w:val="white"/>
          <w:lang w:val="en-US"/>
        </w:rPr>
        <w:t xml:space="preserve">"ERROR CONVERTING "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str(</w:t>
      </w:r>
      <w:proofErr w:type="spellStart"/>
      <w:r w:rsidRPr="00C1337C">
        <w:rPr>
          <w:color w:val="000000"/>
          <w:sz w:val="28"/>
          <w:szCs w:val="28"/>
          <w:highlight w:val="white"/>
          <w:lang w:val="en-US"/>
        </w:rPr>
        <w:t>filepath</w:t>
      </w:r>
      <w:proofErr w:type="spellEnd"/>
      <w:r w:rsidRPr="00C1337C">
        <w:rPr>
          <w:b/>
          <w:color w:val="000000"/>
          <w:sz w:val="28"/>
          <w:szCs w:val="28"/>
          <w:highlight w:val="white"/>
          <w:lang w:val="en-US"/>
        </w:rPr>
        <w:t>))</w:t>
      </w:r>
    </w:p>
    <w:p w14:paraId="000002C6" w14:textId="77777777" w:rsidR="00C5037E" w:rsidRPr="00C1337C" w:rsidRDefault="00C5037E">
      <w:pPr>
        <w:widowControl/>
        <w:spacing w:line="360" w:lineRule="auto"/>
        <w:rPr>
          <w:color w:val="000000"/>
          <w:sz w:val="28"/>
          <w:szCs w:val="28"/>
          <w:highlight w:val="white"/>
          <w:lang w:val="en-US"/>
        </w:rPr>
      </w:pPr>
    </w:p>
    <w:p w14:paraId="000002C7" w14:textId="77777777" w:rsidR="00C5037E" w:rsidRPr="00C1337C" w:rsidRDefault="00C5037E">
      <w:pPr>
        <w:widowControl/>
        <w:spacing w:line="360" w:lineRule="auto"/>
        <w:rPr>
          <w:rFonts w:ascii="Courier New" w:eastAsia="Courier New" w:hAnsi="Courier New" w:cs="Courier New"/>
          <w:color w:val="000000"/>
          <w:sz w:val="28"/>
          <w:szCs w:val="28"/>
          <w:highlight w:val="white"/>
          <w:lang w:val="en-US"/>
        </w:rPr>
      </w:pPr>
    </w:p>
    <w:p w14:paraId="000002C8" w14:textId="77777777" w:rsidR="00C5037E" w:rsidRPr="00C1337C" w:rsidRDefault="00C5037E">
      <w:pPr>
        <w:pBdr>
          <w:top w:val="nil"/>
          <w:left w:val="nil"/>
          <w:bottom w:val="nil"/>
          <w:right w:val="nil"/>
          <w:between w:val="nil"/>
        </w:pBdr>
        <w:spacing w:line="360" w:lineRule="auto"/>
        <w:ind w:right="61"/>
        <w:rPr>
          <w:color w:val="000000"/>
          <w:sz w:val="28"/>
          <w:szCs w:val="28"/>
          <w:lang w:val="en-US"/>
        </w:rPr>
      </w:pPr>
    </w:p>
    <w:p w14:paraId="000002C9" w14:textId="77777777" w:rsidR="00C5037E" w:rsidRDefault="00E71261">
      <w:pPr>
        <w:pBdr>
          <w:top w:val="nil"/>
          <w:left w:val="nil"/>
          <w:bottom w:val="nil"/>
          <w:right w:val="nil"/>
          <w:between w:val="nil"/>
        </w:pBdr>
        <w:spacing w:line="360" w:lineRule="auto"/>
        <w:ind w:right="61"/>
        <w:rPr>
          <w:color w:val="000000"/>
          <w:sz w:val="28"/>
          <w:szCs w:val="28"/>
        </w:rPr>
      </w:pPr>
      <w:r>
        <w:rPr>
          <w:noProof/>
          <w:color w:val="000000"/>
          <w:sz w:val="28"/>
          <w:szCs w:val="28"/>
        </w:rPr>
        <w:lastRenderedPageBreak/>
        <w:drawing>
          <wp:inline distT="0" distB="0" distL="0" distR="0" wp14:anchorId="4D5ADBB9" wp14:editId="31AC2665">
            <wp:extent cx="6201163" cy="3321263"/>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4239" t="35662" r="37652" b="9004"/>
                    <a:stretch>
                      <a:fillRect/>
                    </a:stretch>
                  </pic:blipFill>
                  <pic:spPr>
                    <a:xfrm>
                      <a:off x="0" y="0"/>
                      <a:ext cx="6201163" cy="3321263"/>
                    </a:xfrm>
                    <a:prstGeom prst="rect">
                      <a:avLst/>
                    </a:prstGeom>
                    <a:ln/>
                  </pic:spPr>
                </pic:pic>
              </a:graphicData>
            </a:graphic>
          </wp:inline>
        </w:drawing>
      </w:r>
    </w:p>
    <w:p w14:paraId="000002CA" w14:textId="77777777" w:rsidR="00C5037E" w:rsidRDefault="00E71261">
      <w:pPr>
        <w:pBdr>
          <w:top w:val="nil"/>
          <w:left w:val="nil"/>
          <w:bottom w:val="nil"/>
          <w:right w:val="nil"/>
          <w:between w:val="nil"/>
        </w:pBdr>
        <w:spacing w:line="360" w:lineRule="auto"/>
        <w:ind w:right="61"/>
        <w:jc w:val="center"/>
        <w:rPr>
          <w:color w:val="000000"/>
          <w:sz w:val="28"/>
          <w:szCs w:val="28"/>
        </w:rPr>
      </w:pPr>
      <w:r>
        <w:rPr>
          <w:color w:val="000000"/>
          <w:sz w:val="28"/>
          <w:szCs w:val="28"/>
        </w:rPr>
        <w:t>Рис. 3.1 Пример работы конвертера</w:t>
      </w:r>
    </w:p>
    <w:p w14:paraId="000002CB" w14:textId="77777777" w:rsidR="00C5037E" w:rsidRDefault="00C5037E">
      <w:pPr>
        <w:pBdr>
          <w:top w:val="nil"/>
          <w:left w:val="nil"/>
          <w:bottom w:val="nil"/>
          <w:right w:val="nil"/>
          <w:between w:val="nil"/>
        </w:pBdr>
        <w:spacing w:line="360" w:lineRule="auto"/>
        <w:ind w:right="61"/>
        <w:jc w:val="center"/>
        <w:rPr>
          <w:color w:val="000000"/>
          <w:sz w:val="28"/>
          <w:szCs w:val="28"/>
        </w:rPr>
      </w:pPr>
    </w:p>
    <w:p w14:paraId="000002CC" w14:textId="77777777" w:rsidR="00C5037E" w:rsidRDefault="00C5037E">
      <w:pPr>
        <w:pBdr>
          <w:top w:val="nil"/>
          <w:left w:val="nil"/>
          <w:bottom w:val="nil"/>
          <w:right w:val="nil"/>
          <w:between w:val="nil"/>
        </w:pBdr>
        <w:spacing w:line="360" w:lineRule="auto"/>
        <w:ind w:right="61"/>
        <w:rPr>
          <w:color w:val="000000"/>
          <w:sz w:val="28"/>
          <w:szCs w:val="28"/>
        </w:rPr>
      </w:pPr>
    </w:p>
    <w:p w14:paraId="000002CD" w14:textId="77777777" w:rsidR="00C5037E" w:rsidRDefault="00E71261" w:rsidP="0011058E">
      <w:pPr>
        <w:pBdr>
          <w:top w:val="nil"/>
          <w:left w:val="nil"/>
          <w:bottom w:val="nil"/>
          <w:right w:val="nil"/>
          <w:between w:val="nil"/>
        </w:pBdr>
        <w:spacing w:line="360" w:lineRule="auto"/>
        <w:ind w:right="61" w:firstLine="720"/>
        <w:jc w:val="both"/>
        <w:rPr>
          <w:color w:val="000000"/>
          <w:sz w:val="28"/>
          <w:szCs w:val="28"/>
        </w:rPr>
      </w:pPr>
      <w:r>
        <w:rPr>
          <w:color w:val="000000"/>
          <w:sz w:val="28"/>
          <w:szCs w:val="28"/>
        </w:rPr>
        <w:t>Конвертер успешно конвертирует .m4a и .mp3 файлы в .</w:t>
      </w:r>
      <w:proofErr w:type="spellStart"/>
      <w:r>
        <w:rPr>
          <w:color w:val="000000"/>
          <w:sz w:val="28"/>
          <w:szCs w:val="28"/>
        </w:rPr>
        <w:t>wav</w:t>
      </w:r>
      <w:proofErr w:type="spellEnd"/>
      <w:r>
        <w:rPr>
          <w:color w:val="000000"/>
          <w:sz w:val="28"/>
          <w:szCs w:val="28"/>
        </w:rPr>
        <w:t xml:space="preserve"> и заменяет их в папке.</w:t>
      </w:r>
    </w:p>
    <w:p w14:paraId="000002CE" w14:textId="77777777" w:rsidR="00C5037E" w:rsidRDefault="00C5037E">
      <w:pPr>
        <w:pBdr>
          <w:top w:val="nil"/>
          <w:left w:val="nil"/>
          <w:bottom w:val="nil"/>
          <w:right w:val="nil"/>
          <w:between w:val="nil"/>
        </w:pBdr>
        <w:spacing w:line="360" w:lineRule="auto"/>
        <w:ind w:right="61"/>
        <w:rPr>
          <w:color w:val="000000"/>
          <w:sz w:val="28"/>
          <w:szCs w:val="28"/>
        </w:rPr>
      </w:pPr>
    </w:p>
    <w:p w14:paraId="000002CF" w14:textId="77777777" w:rsidR="00C5037E" w:rsidRPr="00C1337C" w:rsidRDefault="00E71261" w:rsidP="0011058E">
      <w:pPr>
        <w:pBdr>
          <w:top w:val="nil"/>
          <w:left w:val="nil"/>
          <w:bottom w:val="nil"/>
          <w:right w:val="nil"/>
          <w:between w:val="nil"/>
        </w:pBdr>
        <w:spacing w:line="360" w:lineRule="auto"/>
        <w:ind w:right="61"/>
        <w:jc w:val="both"/>
        <w:rPr>
          <w:color w:val="000000"/>
          <w:sz w:val="28"/>
          <w:szCs w:val="28"/>
          <w:lang w:val="en-US"/>
        </w:rPr>
      </w:pPr>
      <w:r w:rsidRPr="00C1337C">
        <w:rPr>
          <w:color w:val="000000"/>
          <w:sz w:val="28"/>
          <w:szCs w:val="28"/>
          <w:lang w:val="en-US"/>
        </w:rPr>
        <w:t>func.py</w:t>
      </w:r>
    </w:p>
    <w:p w14:paraId="000002D0" w14:textId="77777777" w:rsidR="00C5037E" w:rsidRPr="00C1337C" w:rsidRDefault="00C5037E" w:rsidP="0011058E">
      <w:pPr>
        <w:pBdr>
          <w:top w:val="nil"/>
          <w:left w:val="nil"/>
          <w:bottom w:val="nil"/>
          <w:right w:val="nil"/>
          <w:between w:val="nil"/>
        </w:pBdr>
        <w:spacing w:line="360" w:lineRule="auto"/>
        <w:ind w:right="61"/>
        <w:jc w:val="both"/>
        <w:rPr>
          <w:color w:val="000000"/>
          <w:sz w:val="28"/>
          <w:szCs w:val="28"/>
          <w:lang w:val="en-US"/>
        </w:rPr>
      </w:pPr>
    </w:p>
    <w:p w14:paraId="000002D1"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p>
    <w:p w14:paraId="000002D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w:t>
      </w:r>
      <w:proofErr w:type="gramStart"/>
      <w:r w:rsidRPr="00C1337C">
        <w:rPr>
          <w:color w:val="000000"/>
          <w:sz w:val="28"/>
          <w:szCs w:val="28"/>
          <w:highlight w:val="white"/>
          <w:lang w:val="en-US"/>
        </w:rPr>
        <w:t>wave</w:t>
      </w:r>
      <w:r w:rsidRPr="00C1337C">
        <w:rPr>
          <w:b/>
          <w:color w:val="000000"/>
          <w:sz w:val="28"/>
          <w:szCs w:val="28"/>
          <w:highlight w:val="white"/>
          <w:lang w:val="en-US"/>
        </w:rPr>
        <w:t>(</w:t>
      </w:r>
      <w:proofErr w:type="gramEnd"/>
      <w:r w:rsidRPr="00C1337C">
        <w:rPr>
          <w:color w:val="000000"/>
          <w:sz w:val="28"/>
          <w:szCs w:val="28"/>
          <w:highlight w:val="white"/>
          <w:lang w:val="en-US"/>
        </w:rPr>
        <w:t>signal</w:t>
      </w:r>
      <w:r w:rsidRPr="00C1337C">
        <w:rPr>
          <w:b/>
          <w:color w:val="000000"/>
          <w:sz w:val="28"/>
          <w:szCs w:val="28"/>
          <w:highlight w:val="white"/>
          <w:lang w:val="en-US"/>
        </w:rPr>
        <w:t>,</w:t>
      </w:r>
      <w:r w:rsidRPr="00C1337C">
        <w:rPr>
          <w:color w:val="000000"/>
          <w:sz w:val="28"/>
          <w:szCs w:val="28"/>
          <w:highlight w:val="white"/>
          <w:lang w:val="en-US"/>
        </w:rPr>
        <w:t xml:space="preserve"> scales</w:t>
      </w:r>
      <w:r w:rsidRPr="00C1337C">
        <w:rPr>
          <w:b/>
          <w:color w:val="000000"/>
          <w:sz w:val="28"/>
          <w:szCs w:val="28"/>
          <w:highlight w:val="white"/>
          <w:lang w:val="en-US"/>
        </w:rPr>
        <w:t>,</w:t>
      </w:r>
      <w:r w:rsidRPr="00C1337C">
        <w:rPr>
          <w:color w:val="000000"/>
          <w:sz w:val="28"/>
          <w:szCs w:val="28"/>
          <w:highlight w:val="white"/>
          <w:lang w:val="en-US"/>
        </w:rPr>
        <w:t xml:space="preserve"> time</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cmap</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“jet”</w:t>
      </w:r>
      <w:r w:rsidRPr="00C1337C">
        <w:rPr>
          <w:b/>
          <w:color w:val="000000"/>
          <w:sz w:val="28"/>
          <w:szCs w:val="28"/>
          <w:highlight w:val="white"/>
          <w:lang w:val="en-US"/>
        </w:rPr>
        <w:t>,</w:t>
      </w:r>
      <w:r w:rsidRPr="00C1337C">
        <w:rPr>
          <w:color w:val="000000"/>
          <w:sz w:val="28"/>
          <w:szCs w:val="28"/>
          <w:highlight w:val="white"/>
          <w:lang w:val="en-US"/>
        </w:rPr>
        <w:t xml:space="preserve"> </w:t>
      </w:r>
    </w:p>
    <w:p w14:paraId="000002D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
    <w:p w14:paraId="000002D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ylabel</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Pr>
          <w:color w:val="000000"/>
          <w:sz w:val="28"/>
          <w:szCs w:val="28"/>
          <w:highlight w:val="white"/>
        </w:rPr>
        <w:t>Мощность</w:t>
      </w:r>
      <w:r w:rsidRPr="00C1337C">
        <w:rPr>
          <w:color w:val="000000"/>
          <w:sz w:val="28"/>
          <w:szCs w:val="28"/>
          <w:highlight w:val="white"/>
          <w:lang w:val="en-US"/>
        </w:rPr>
        <w:t>'</w:t>
      </w:r>
      <w:r w:rsidRPr="00C1337C">
        <w:rPr>
          <w:b/>
          <w:color w:val="000000"/>
          <w:sz w:val="28"/>
          <w:szCs w:val="28"/>
          <w:highlight w:val="white"/>
          <w:lang w:val="en-US"/>
        </w:rPr>
        <w:t>,</w:t>
      </w:r>
      <w:r w:rsidRPr="00C1337C">
        <w:rPr>
          <w:color w:val="000000"/>
          <w:sz w:val="28"/>
          <w:szCs w:val="28"/>
          <w:highlight w:val="white"/>
          <w:lang w:val="en-US"/>
        </w:rPr>
        <w:t xml:space="preserve"> </w:t>
      </w:r>
    </w:p>
    <w:p w14:paraId="000002D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xlabel</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Pr>
          <w:color w:val="000000"/>
          <w:sz w:val="28"/>
          <w:szCs w:val="28"/>
          <w:highlight w:val="white"/>
        </w:rPr>
        <w:t>Время</w:t>
      </w:r>
      <w:r w:rsidRPr="00C1337C">
        <w:rPr>
          <w:color w:val="000000"/>
          <w:sz w:val="28"/>
          <w:szCs w:val="28"/>
          <w:highlight w:val="white"/>
          <w:lang w:val="en-US"/>
        </w:rPr>
        <w:t>'</w:t>
      </w:r>
    </w:p>
    <w:p w14:paraId="000002D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ind w:firstLine="708"/>
        <w:jc w:val="both"/>
        <w:rPr>
          <w:color w:val="000000"/>
          <w:sz w:val="28"/>
          <w:szCs w:val="28"/>
          <w:highlight w:val="white"/>
          <w:lang w:val="en-US"/>
        </w:rPr>
      </w:pPr>
      <w:r w:rsidRPr="00C1337C">
        <w:rPr>
          <w:color w:val="000000"/>
          <w:sz w:val="28"/>
          <w:szCs w:val="28"/>
          <w:highlight w:val="white"/>
          <w:lang w:val="en-US"/>
        </w:rPr>
        <w:t xml:space="preserve">           title </w:t>
      </w:r>
      <w:r w:rsidRPr="00C1337C">
        <w:rPr>
          <w:b/>
          <w:color w:val="000000"/>
          <w:sz w:val="28"/>
          <w:szCs w:val="28"/>
          <w:highlight w:val="white"/>
          <w:lang w:val="en-US"/>
        </w:rPr>
        <w:t>=</w:t>
      </w:r>
      <w:r w:rsidRPr="00C1337C">
        <w:rPr>
          <w:color w:val="000000"/>
          <w:sz w:val="28"/>
          <w:szCs w:val="28"/>
          <w:highlight w:val="white"/>
          <w:lang w:val="en-US"/>
        </w:rPr>
        <w:t xml:space="preserve"> '</w:t>
      </w:r>
      <w:r>
        <w:rPr>
          <w:color w:val="000000"/>
          <w:sz w:val="28"/>
          <w:szCs w:val="28"/>
          <w:highlight w:val="white"/>
        </w:rPr>
        <w:t>Вейвлет</w:t>
      </w:r>
      <w:r w:rsidRPr="00C1337C">
        <w:rPr>
          <w:color w:val="000000"/>
          <w:sz w:val="28"/>
          <w:szCs w:val="28"/>
          <w:highlight w:val="white"/>
          <w:lang w:val="en-US"/>
        </w:rPr>
        <w:t>-</w:t>
      </w:r>
      <w:r>
        <w:rPr>
          <w:color w:val="000000"/>
          <w:sz w:val="28"/>
          <w:szCs w:val="28"/>
          <w:highlight w:val="white"/>
        </w:rPr>
        <w:t>преобразование</w:t>
      </w:r>
      <w:r w:rsidRPr="00C1337C">
        <w:rPr>
          <w:color w:val="000000"/>
          <w:sz w:val="28"/>
          <w:szCs w:val="28"/>
          <w:highlight w:val="white"/>
          <w:lang w:val="en-US"/>
        </w:rPr>
        <w:t>'</w:t>
      </w:r>
      <w:r w:rsidRPr="00C1337C">
        <w:rPr>
          <w:b/>
          <w:color w:val="000000"/>
          <w:sz w:val="28"/>
          <w:szCs w:val="28"/>
          <w:highlight w:val="white"/>
          <w:lang w:val="en-US"/>
        </w:rPr>
        <w:t>,):</w:t>
      </w:r>
    </w:p>
    <w:p w14:paraId="000002D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
    <w:p w14:paraId="000002D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dt </w:t>
      </w:r>
      <w:r w:rsidRPr="00C1337C">
        <w:rPr>
          <w:b/>
          <w:color w:val="000000"/>
          <w:sz w:val="28"/>
          <w:szCs w:val="28"/>
          <w:highlight w:val="white"/>
          <w:lang w:val="en-US"/>
        </w:rPr>
        <w:t>=</w:t>
      </w:r>
      <w:r w:rsidRPr="00C1337C">
        <w:rPr>
          <w:color w:val="000000"/>
          <w:sz w:val="28"/>
          <w:szCs w:val="28"/>
          <w:highlight w:val="white"/>
          <w:lang w:val="en-US"/>
        </w:rPr>
        <w:t xml:space="preserve"> </w:t>
      </w:r>
      <w:proofErr w:type="gramStart"/>
      <w:r w:rsidRPr="00C1337C">
        <w:rPr>
          <w:color w:val="000000"/>
          <w:sz w:val="28"/>
          <w:szCs w:val="28"/>
          <w:highlight w:val="white"/>
          <w:lang w:val="en-US"/>
        </w:rPr>
        <w:t>time</w:t>
      </w:r>
      <w:r w:rsidRPr="00C1337C">
        <w:rPr>
          <w:b/>
          <w:color w:val="000000"/>
          <w:sz w:val="28"/>
          <w:szCs w:val="28"/>
          <w:highlight w:val="white"/>
          <w:lang w:val="en-US"/>
        </w:rPr>
        <w:t>[</w:t>
      </w:r>
      <w:proofErr w:type="gramEnd"/>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time</w:t>
      </w:r>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2D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w:t>
      </w:r>
      <w:proofErr w:type="spellStart"/>
      <w:r w:rsidRPr="00C1337C">
        <w:rPr>
          <w:color w:val="000000"/>
          <w:sz w:val="28"/>
          <w:szCs w:val="28"/>
          <w:highlight w:val="white"/>
          <w:lang w:val="en-US"/>
        </w:rPr>
        <w:t>coef</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freq</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pywt</w:t>
      </w:r>
      <w:r w:rsidRPr="00C1337C">
        <w:rPr>
          <w:b/>
          <w:color w:val="000000"/>
          <w:sz w:val="28"/>
          <w:szCs w:val="28"/>
          <w:highlight w:val="white"/>
          <w:lang w:val="en-US"/>
        </w:rPr>
        <w:t>.</w:t>
      </w:r>
      <w:r w:rsidRPr="00C1337C">
        <w:rPr>
          <w:color w:val="000000"/>
          <w:sz w:val="28"/>
          <w:szCs w:val="28"/>
          <w:highlight w:val="white"/>
          <w:lang w:val="en-US"/>
        </w:rPr>
        <w:t>cwt</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signal</w:t>
      </w:r>
      <w:r w:rsidRPr="00C1337C">
        <w:rPr>
          <w:b/>
          <w:color w:val="000000"/>
          <w:sz w:val="28"/>
          <w:szCs w:val="28"/>
          <w:highlight w:val="white"/>
          <w:lang w:val="en-US"/>
        </w:rPr>
        <w:t>,</w:t>
      </w:r>
      <w:r w:rsidRPr="00C1337C">
        <w:rPr>
          <w:color w:val="000000"/>
          <w:sz w:val="28"/>
          <w:szCs w:val="28"/>
          <w:highlight w:val="white"/>
          <w:lang w:val="en-US"/>
        </w:rPr>
        <w:t xml:space="preserve"> scales</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waveletname</w:t>
      </w:r>
      <w:proofErr w:type="spellEnd"/>
      <w:r w:rsidRPr="00C1337C">
        <w:rPr>
          <w:b/>
          <w:color w:val="000000"/>
          <w:sz w:val="28"/>
          <w:szCs w:val="28"/>
          <w:highlight w:val="white"/>
          <w:lang w:val="en-US"/>
        </w:rPr>
        <w:t>,</w:t>
      </w:r>
      <w:r w:rsidRPr="00C1337C">
        <w:rPr>
          <w:color w:val="000000"/>
          <w:sz w:val="28"/>
          <w:szCs w:val="28"/>
          <w:highlight w:val="white"/>
          <w:lang w:val="en-US"/>
        </w:rPr>
        <w:t xml:space="preserve"> dt</w:t>
      </w:r>
      <w:r w:rsidRPr="00C1337C">
        <w:rPr>
          <w:b/>
          <w:color w:val="000000"/>
          <w:sz w:val="28"/>
          <w:szCs w:val="28"/>
          <w:highlight w:val="white"/>
          <w:lang w:val="en-US"/>
        </w:rPr>
        <w:t>)</w:t>
      </w:r>
    </w:p>
    <w:p w14:paraId="000002D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
    <w:p w14:paraId="000002D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    period </w:t>
      </w:r>
      <w:r w:rsidRPr="00C1337C">
        <w:rPr>
          <w:b/>
          <w:color w:val="000000"/>
          <w:sz w:val="28"/>
          <w:szCs w:val="28"/>
          <w:highlight w:val="white"/>
          <w:lang w:val="en-US"/>
        </w:rPr>
        <w:t>=</w:t>
      </w:r>
      <w:r w:rsidRPr="00C1337C">
        <w:rPr>
          <w:color w:val="000000"/>
          <w:sz w:val="28"/>
          <w:szCs w:val="28"/>
          <w:highlight w:val="white"/>
          <w:lang w:val="en-US"/>
        </w:rPr>
        <w:t xml:space="preserve"> 1.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freq</w:t>
      </w:r>
      <w:proofErr w:type="spellEnd"/>
      <w:proofErr w:type="gramEnd"/>
    </w:p>
    <w:p w14:paraId="000002D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lvls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proofErr w:type="gramStart"/>
      <w:r w:rsidRPr="00C1337C">
        <w:rPr>
          <w:color w:val="000000"/>
          <w:sz w:val="28"/>
          <w:szCs w:val="28"/>
          <w:highlight w:val="white"/>
          <w:lang w:val="en-US"/>
        </w:rPr>
        <w:t xml:space="preserve">4 </w:t>
      </w:r>
      <w:r w:rsidRPr="00C1337C">
        <w:rPr>
          <w:b/>
          <w:color w:val="000000"/>
          <w:sz w:val="28"/>
          <w:szCs w:val="28"/>
          <w:highlight w:val="white"/>
          <w:lang w:val="en-US"/>
        </w:rPr>
        <w:t>,</w:t>
      </w:r>
      <w:proofErr w:type="gramEnd"/>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3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2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1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0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1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 xml:space="preserve">2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p>
    <w:p w14:paraId="000002D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ctrlvls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log2</w:t>
      </w:r>
      <w:r w:rsidRPr="00C1337C">
        <w:rPr>
          <w:b/>
          <w:color w:val="000000"/>
          <w:sz w:val="28"/>
          <w:szCs w:val="28"/>
          <w:highlight w:val="white"/>
          <w:lang w:val="en-US"/>
        </w:rPr>
        <w:t>(</w:t>
      </w:r>
      <w:proofErr w:type="spellStart"/>
      <w:r w:rsidRPr="00C1337C">
        <w:rPr>
          <w:color w:val="000000"/>
          <w:sz w:val="28"/>
          <w:szCs w:val="28"/>
          <w:highlight w:val="white"/>
          <w:lang w:val="en-US"/>
        </w:rPr>
        <w:t>lvls</w:t>
      </w:r>
      <w:proofErr w:type="spellEnd"/>
      <w:r w:rsidRPr="00C1337C">
        <w:rPr>
          <w:b/>
          <w:color w:val="000000"/>
          <w:sz w:val="28"/>
          <w:szCs w:val="28"/>
          <w:highlight w:val="white"/>
          <w:lang w:val="en-US"/>
        </w:rPr>
        <w:t>)</w:t>
      </w:r>
    </w:p>
    <w:p w14:paraId="000002D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power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(abs(</w:t>
      </w:r>
      <w:proofErr w:type="spellStart"/>
      <w:r w:rsidRPr="00C1337C">
        <w:rPr>
          <w:color w:val="000000"/>
          <w:sz w:val="28"/>
          <w:szCs w:val="28"/>
          <w:highlight w:val="white"/>
          <w:lang w:val="en-US"/>
        </w:rPr>
        <w:t>coef</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2</w:t>
      </w:r>
    </w:p>
    <w:p w14:paraId="000002D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
    <w:p w14:paraId="000002E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
    <w:p w14:paraId="000002E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ax,fig</w:t>
      </w:r>
      <w:proofErr w:type="spellEnd"/>
      <w:proofErr w:type="gram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subplots</w:t>
      </w:r>
      <w:r w:rsidRPr="00C1337C">
        <w:rPr>
          <w:b/>
          <w:color w:val="000000"/>
          <w:sz w:val="28"/>
          <w:szCs w:val="28"/>
          <w:highlight w:val="white"/>
          <w:lang w:val="en-US"/>
        </w:rPr>
        <w:t>(</w:t>
      </w:r>
      <w:proofErr w:type="spellStart"/>
      <w:r w:rsidRPr="00C1337C">
        <w:rPr>
          <w:color w:val="000000"/>
          <w:sz w:val="28"/>
          <w:szCs w:val="28"/>
          <w:highlight w:val="white"/>
          <w:lang w:val="en-US"/>
        </w:rPr>
        <w:t>figsize</w:t>
      </w:r>
      <w:proofErr w:type="spellEnd"/>
      <w:r w:rsidRPr="00C1337C">
        <w:rPr>
          <w:b/>
          <w:color w:val="000000"/>
          <w:sz w:val="28"/>
          <w:szCs w:val="28"/>
          <w:highlight w:val="white"/>
          <w:lang w:val="en-US"/>
        </w:rPr>
        <w:t>=(</w:t>
      </w:r>
      <w:r w:rsidRPr="00C1337C">
        <w:rPr>
          <w:color w:val="000000"/>
          <w:sz w:val="28"/>
          <w:szCs w:val="28"/>
          <w:highlight w:val="white"/>
          <w:lang w:val="en-US"/>
        </w:rPr>
        <w:t>10</w:t>
      </w:r>
      <w:r w:rsidRPr="00C1337C">
        <w:rPr>
          <w:b/>
          <w:color w:val="000000"/>
          <w:sz w:val="28"/>
          <w:szCs w:val="28"/>
          <w:highlight w:val="white"/>
          <w:lang w:val="en-US"/>
        </w:rPr>
        <w:t>,</w:t>
      </w:r>
      <w:r w:rsidRPr="00C1337C">
        <w:rPr>
          <w:color w:val="000000"/>
          <w:sz w:val="28"/>
          <w:szCs w:val="28"/>
          <w:highlight w:val="white"/>
          <w:lang w:val="en-US"/>
        </w:rPr>
        <w:t xml:space="preserve"> 10</w:t>
      </w:r>
      <w:r w:rsidRPr="00C1337C">
        <w:rPr>
          <w:b/>
          <w:color w:val="000000"/>
          <w:sz w:val="28"/>
          <w:szCs w:val="28"/>
          <w:highlight w:val="white"/>
          <w:lang w:val="en-US"/>
        </w:rPr>
        <w:t>))</w:t>
      </w:r>
    </w:p>
    <w:p w14:paraId="000002E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im</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ax</w:t>
      </w:r>
      <w:r w:rsidRPr="00C1337C">
        <w:rPr>
          <w:b/>
          <w:color w:val="000000"/>
          <w:sz w:val="28"/>
          <w:szCs w:val="28"/>
          <w:highlight w:val="white"/>
          <w:lang w:val="en-US"/>
        </w:rPr>
        <w:t>.</w:t>
      </w:r>
      <w:r w:rsidRPr="00C1337C">
        <w:rPr>
          <w:color w:val="000000"/>
          <w:sz w:val="28"/>
          <w:szCs w:val="28"/>
          <w:highlight w:val="white"/>
          <w:lang w:val="en-US"/>
        </w:rPr>
        <w:t>contourf</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log2</w:t>
      </w:r>
      <w:r w:rsidRPr="00C1337C">
        <w:rPr>
          <w:b/>
          <w:color w:val="000000"/>
          <w:sz w:val="28"/>
          <w:szCs w:val="28"/>
          <w:highlight w:val="white"/>
          <w:lang w:val="en-US"/>
        </w:rPr>
        <w:t>(</w:t>
      </w:r>
      <w:r w:rsidRPr="00C1337C">
        <w:rPr>
          <w:color w:val="000000"/>
          <w:sz w:val="28"/>
          <w:szCs w:val="28"/>
          <w:highlight w:val="white"/>
          <w:lang w:val="en-US"/>
        </w:rPr>
        <w:t>period</w:t>
      </w:r>
      <w:r w:rsidRPr="00C1337C">
        <w:rPr>
          <w:b/>
          <w:color w:val="000000"/>
          <w:sz w:val="28"/>
          <w:szCs w:val="28"/>
          <w:highlight w:val="white"/>
          <w:lang w:val="en-US"/>
        </w:rPr>
        <w:t>),</w:t>
      </w:r>
      <w:r w:rsidRPr="00C1337C">
        <w:rPr>
          <w:color w:val="000000"/>
          <w:sz w:val="28"/>
          <w:szCs w:val="28"/>
          <w:highlight w:val="white"/>
          <w:lang w:val="en-US"/>
        </w:rPr>
        <w:t xml:space="preserve"> log2</w:t>
      </w:r>
      <w:r w:rsidRPr="00C1337C">
        <w:rPr>
          <w:b/>
          <w:color w:val="000000"/>
          <w:sz w:val="28"/>
          <w:szCs w:val="28"/>
          <w:highlight w:val="white"/>
          <w:lang w:val="en-US"/>
        </w:rPr>
        <w:t>(</w:t>
      </w:r>
      <w:r w:rsidRPr="00C1337C">
        <w:rPr>
          <w:color w:val="000000"/>
          <w:sz w:val="28"/>
          <w:szCs w:val="28"/>
          <w:highlight w:val="white"/>
          <w:lang w:val="en-US"/>
        </w:rPr>
        <w:t>power</w:t>
      </w:r>
      <w:r w:rsidRPr="00C1337C">
        <w:rPr>
          <w:b/>
          <w:color w:val="000000"/>
          <w:sz w:val="28"/>
          <w:szCs w:val="28"/>
          <w:highlight w:val="white"/>
          <w:lang w:val="en-US"/>
        </w:rPr>
        <w:t>),</w:t>
      </w:r>
      <w:r w:rsidRPr="00C1337C">
        <w:rPr>
          <w:color w:val="000000"/>
          <w:sz w:val="28"/>
          <w:szCs w:val="28"/>
          <w:highlight w:val="white"/>
          <w:lang w:val="en-US"/>
        </w:rPr>
        <w:t xml:space="preserve"> time</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ctrlvls</w:t>
      </w:r>
      <w:proofErr w:type="spellEnd"/>
      <w:r w:rsidRPr="00C1337C">
        <w:rPr>
          <w:b/>
          <w:color w:val="000000"/>
          <w:sz w:val="28"/>
          <w:szCs w:val="28"/>
          <w:highlight w:val="white"/>
          <w:lang w:val="en-US"/>
        </w:rPr>
        <w:t>,</w:t>
      </w:r>
      <w:r w:rsidRPr="00C1337C">
        <w:rPr>
          <w:color w:val="000000"/>
          <w:sz w:val="28"/>
          <w:szCs w:val="28"/>
          <w:highlight w:val="white"/>
          <w:lang w:val="en-US"/>
        </w:rPr>
        <w:t xml:space="preserve"> extend</w:t>
      </w:r>
      <w:r w:rsidRPr="00C1337C">
        <w:rPr>
          <w:b/>
          <w:color w:val="000000"/>
          <w:sz w:val="28"/>
          <w:szCs w:val="28"/>
          <w:highlight w:val="white"/>
          <w:lang w:val="en-US"/>
        </w:rPr>
        <w:t>=</w:t>
      </w:r>
      <w:r w:rsidRPr="00C1337C">
        <w:rPr>
          <w:color w:val="000000"/>
          <w:sz w:val="28"/>
          <w:szCs w:val="28"/>
          <w:highlight w:val="white"/>
          <w:lang w:val="en-US"/>
        </w:rPr>
        <w:t>'both'</w:t>
      </w:r>
      <w:r w:rsidRPr="00C1337C">
        <w:rPr>
          <w:b/>
          <w:color w:val="000000"/>
          <w:sz w:val="28"/>
          <w:szCs w:val="28"/>
          <w:highlight w:val="white"/>
          <w:lang w:val="en-US"/>
        </w:rPr>
        <w:t>,</w:t>
      </w:r>
      <w:proofErr w:type="spellStart"/>
      <w:r w:rsidRPr="00C1337C">
        <w:rPr>
          <w:color w:val="000000"/>
          <w:sz w:val="28"/>
          <w:szCs w:val="28"/>
          <w:highlight w:val="white"/>
          <w:lang w:val="en-US"/>
        </w:rPr>
        <w:t>cmap</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cmap</w:t>
      </w:r>
      <w:proofErr w:type="spellEnd"/>
      <w:r w:rsidRPr="00C1337C">
        <w:rPr>
          <w:b/>
          <w:color w:val="000000"/>
          <w:sz w:val="28"/>
          <w:szCs w:val="28"/>
          <w:highlight w:val="white"/>
          <w:lang w:val="en-US"/>
        </w:rPr>
        <w:t>)</w:t>
      </w:r>
    </w:p>
    <w:p w14:paraId="000002E3"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p>
    <w:p w14:paraId="000002E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b/>
          <w:color w:val="000000"/>
          <w:sz w:val="28"/>
          <w:szCs w:val="28"/>
          <w:highlight w:val="white"/>
          <w:lang w:val="en-US"/>
        </w:rPr>
        <w:t xml:space="preserve">    </w:t>
      </w:r>
      <w:proofErr w:type="spellStart"/>
      <w:r w:rsidRPr="00C1337C">
        <w:rPr>
          <w:color w:val="000000"/>
          <w:sz w:val="28"/>
          <w:szCs w:val="28"/>
          <w:highlight w:val="white"/>
          <w:lang w:val="en-US"/>
        </w:rPr>
        <w:t>yticks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roofErr w:type="spellStart"/>
      <w:r w:rsidRPr="00C1337C">
        <w:rPr>
          <w:color w:val="000000"/>
          <w:sz w:val="28"/>
          <w:szCs w:val="28"/>
          <w:highlight w:val="white"/>
          <w:lang w:val="en-US"/>
        </w:rPr>
        <w:t>arange</w:t>
      </w:r>
      <w:proofErr w:type="spellEnd"/>
      <w:r w:rsidRPr="00C1337C">
        <w:rPr>
          <w:b/>
          <w:color w:val="000000"/>
          <w:sz w:val="28"/>
          <w:szCs w:val="28"/>
          <w:highlight w:val="white"/>
          <w:lang w:val="en-US"/>
        </w:rPr>
        <w:t>))</w:t>
      </w:r>
    </w:p>
    <w:p w14:paraId="000002E5"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2E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ax</w:t>
      </w:r>
      <w:r w:rsidRPr="00C1337C">
        <w:rPr>
          <w:b/>
          <w:color w:val="000000"/>
          <w:sz w:val="28"/>
          <w:szCs w:val="28"/>
          <w:highlight w:val="white"/>
          <w:lang w:val="en-US"/>
        </w:rPr>
        <w:t>.</w:t>
      </w:r>
      <w:r w:rsidRPr="00C1337C">
        <w:rPr>
          <w:color w:val="000000"/>
          <w:sz w:val="28"/>
          <w:szCs w:val="28"/>
          <w:highlight w:val="white"/>
          <w:lang w:val="en-US"/>
        </w:rPr>
        <w:t>setyticks</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log2</w:t>
      </w:r>
      <w:r w:rsidRPr="00C1337C">
        <w:rPr>
          <w:b/>
          <w:color w:val="000000"/>
          <w:sz w:val="28"/>
          <w:szCs w:val="28"/>
          <w:highlight w:val="white"/>
          <w:lang w:val="en-US"/>
        </w:rPr>
        <w:t>(</w:t>
      </w:r>
      <w:proofErr w:type="spellStart"/>
      <w:r w:rsidRPr="00C1337C">
        <w:rPr>
          <w:color w:val="000000"/>
          <w:sz w:val="28"/>
          <w:szCs w:val="28"/>
          <w:highlight w:val="white"/>
          <w:lang w:val="en-US"/>
        </w:rPr>
        <w:t>yticks</w:t>
      </w:r>
      <w:proofErr w:type="spellEnd"/>
      <w:r w:rsidRPr="00C1337C">
        <w:rPr>
          <w:b/>
          <w:color w:val="000000"/>
          <w:sz w:val="28"/>
          <w:szCs w:val="28"/>
          <w:highlight w:val="white"/>
          <w:lang w:val="en-US"/>
        </w:rPr>
        <w:t>))</w:t>
      </w:r>
    </w:p>
    <w:p w14:paraId="000002E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ax</w:t>
      </w:r>
      <w:r w:rsidRPr="00C1337C">
        <w:rPr>
          <w:b/>
          <w:color w:val="000000"/>
          <w:sz w:val="28"/>
          <w:szCs w:val="28"/>
          <w:highlight w:val="white"/>
          <w:lang w:val="en-US"/>
        </w:rPr>
        <w:t>.</w:t>
      </w:r>
      <w:r w:rsidRPr="00C1337C">
        <w:rPr>
          <w:color w:val="000000"/>
          <w:sz w:val="28"/>
          <w:szCs w:val="28"/>
          <w:highlight w:val="white"/>
          <w:lang w:val="en-US"/>
        </w:rPr>
        <w:t>setyticklabels</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yticks</w:t>
      </w:r>
      <w:proofErr w:type="spellEnd"/>
      <w:r w:rsidRPr="00C1337C">
        <w:rPr>
          <w:b/>
          <w:color w:val="000000"/>
          <w:sz w:val="28"/>
          <w:szCs w:val="28"/>
          <w:highlight w:val="white"/>
          <w:lang w:val="en-US"/>
        </w:rPr>
        <w:t>)</w:t>
      </w:r>
    </w:p>
    <w:p w14:paraId="000002E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ax</w:t>
      </w:r>
      <w:r w:rsidRPr="00C1337C">
        <w:rPr>
          <w:b/>
          <w:color w:val="000000"/>
          <w:sz w:val="28"/>
          <w:szCs w:val="28"/>
          <w:highlight w:val="white"/>
          <w:lang w:val="en-US"/>
        </w:rPr>
        <w:t>.</w:t>
      </w:r>
      <w:r w:rsidRPr="00C1337C">
        <w:rPr>
          <w:color w:val="000000"/>
          <w:sz w:val="28"/>
          <w:szCs w:val="28"/>
          <w:highlight w:val="white"/>
          <w:lang w:val="en-US"/>
        </w:rPr>
        <w:t>invert</w:t>
      </w:r>
      <w:proofErr w:type="gramEnd"/>
      <w:r w:rsidRPr="00C1337C">
        <w:rPr>
          <w:color w:val="000000"/>
          <w:sz w:val="28"/>
          <w:szCs w:val="28"/>
          <w:highlight w:val="white"/>
          <w:lang w:val="en-US"/>
        </w:rPr>
        <w:t>_yaxis</w:t>
      </w:r>
      <w:proofErr w:type="spellEnd"/>
      <w:r w:rsidRPr="00C1337C">
        <w:rPr>
          <w:b/>
          <w:color w:val="000000"/>
          <w:sz w:val="28"/>
          <w:szCs w:val="28"/>
          <w:highlight w:val="white"/>
          <w:lang w:val="en-US"/>
        </w:rPr>
        <w:t>()</w:t>
      </w:r>
    </w:p>
    <w:p w14:paraId="000002E9"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2E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ax</w:t>
      </w:r>
      <w:r w:rsidRPr="00C1337C">
        <w:rPr>
          <w:b/>
          <w:color w:val="000000"/>
          <w:sz w:val="28"/>
          <w:szCs w:val="28"/>
          <w:highlight w:val="white"/>
          <w:lang w:val="en-US"/>
        </w:rPr>
        <w:t>.</w:t>
      </w:r>
      <w:r w:rsidRPr="00C1337C">
        <w:rPr>
          <w:color w:val="000000"/>
          <w:sz w:val="28"/>
          <w:szCs w:val="28"/>
          <w:highlight w:val="white"/>
          <w:lang w:val="en-US"/>
        </w:rPr>
        <w:t>set_title</w:t>
      </w:r>
      <w:proofErr w:type="spellEnd"/>
      <w:r w:rsidRPr="00C1337C">
        <w:rPr>
          <w:b/>
          <w:color w:val="000000"/>
          <w:sz w:val="28"/>
          <w:szCs w:val="28"/>
          <w:highlight w:val="white"/>
          <w:lang w:val="en-US"/>
        </w:rPr>
        <w:t>(</w:t>
      </w:r>
      <w:r w:rsidRPr="00C1337C">
        <w:rPr>
          <w:color w:val="000000"/>
          <w:sz w:val="28"/>
          <w:szCs w:val="28"/>
          <w:highlight w:val="white"/>
          <w:lang w:val="en-US"/>
        </w:rPr>
        <w:t>title</w:t>
      </w:r>
      <w:r w:rsidRPr="00C1337C">
        <w:rPr>
          <w:b/>
          <w:color w:val="000000"/>
          <w:sz w:val="28"/>
          <w:szCs w:val="28"/>
          <w:highlight w:val="white"/>
          <w:lang w:val="en-US"/>
        </w:rPr>
        <w:t>)</w:t>
      </w:r>
    </w:p>
    <w:p w14:paraId="000002E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ax</w:t>
      </w:r>
      <w:r w:rsidRPr="00C1337C">
        <w:rPr>
          <w:b/>
          <w:color w:val="000000"/>
          <w:sz w:val="28"/>
          <w:szCs w:val="28"/>
          <w:highlight w:val="white"/>
          <w:lang w:val="en-US"/>
        </w:rPr>
        <w:t>.</w:t>
      </w:r>
      <w:r w:rsidRPr="00C1337C">
        <w:rPr>
          <w:color w:val="000000"/>
          <w:sz w:val="28"/>
          <w:szCs w:val="28"/>
          <w:highlight w:val="white"/>
          <w:lang w:val="en-US"/>
        </w:rPr>
        <w:t>set_ylabel</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ylabel</w:t>
      </w:r>
      <w:proofErr w:type="spellEnd"/>
      <w:r w:rsidRPr="00C1337C">
        <w:rPr>
          <w:b/>
          <w:color w:val="000000"/>
          <w:sz w:val="28"/>
          <w:szCs w:val="28"/>
          <w:highlight w:val="white"/>
          <w:lang w:val="en-US"/>
        </w:rPr>
        <w:t>)</w:t>
      </w:r>
    </w:p>
    <w:p w14:paraId="000002E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ax</w:t>
      </w:r>
      <w:r w:rsidRPr="00C1337C">
        <w:rPr>
          <w:b/>
          <w:color w:val="000000"/>
          <w:sz w:val="28"/>
          <w:szCs w:val="28"/>
          <w:highlight w:val="white"/>
          <w:lang w:val="en-US"/>
        </w:rPr>
        <w:t>.</w:t>
      </w:r>
      <w:r w:rsidRPr="00C1337C">
        <w:rPr>
          <w:color w:val="000000"/>
          <w:sz w:val="28"/>
          <w:szCs w:val="28"/>
          <w:highlight w:val="white"/>
          <w:lang w:val="en-US"/>
        </w:rPr>
        <w:t>set_xlabel</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xlabel</w:t>
      </w:r>
      <w:proofErr w:type="spellEnd"/>
      <w:r w:rsidRPr="00C1337C">
        <w:rPr>
          <w:b/>
          <w:color w:val="000000"/>
          <w:sz w:val="28"/>
          <w:szCs w:val="28"/>
          <w:highlight w:val="white"/>
          <w:lang w:val="en-US"/>
        </w:rPr>
        <w:t>)</w:t>
      </w:r>
    </w:p>
    <w:p w14:paraId="000002E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yticks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roofErr w:type="spellStart"/>
      <w:r w:rsidRPr="00C1337C">
        <w:rPr>
          <w:color w:val="000000"/>
          <w:sz w:val="28"/>
          <w:szCs w:val="28"/>
          <w:highlight w:val="white"/>
          <w:lang w:val="en-US"/>
        </w:rPr>
        <w:t>arange</w:t>
      </w:r>
      <w:proofErr w:type="spellEnd"/>
    </w:p>
    <w:p w14:paraId="000002EE"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p>
    <w:p w14:paraId="000002E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    </w:t>
      </w:r>
      <w:proofErr w:type="spellStart"/>
      <w:r w:rsidRPr="00C1337C">
        <w:rPr>
          <w:rFonts w:ascii="Courier New" w:eastAsia="Courier New" w:hAnsi="Courier New" w:cs="Courier New"/>
          <w:color w:val="000000"/>
          <w:sz w:val="28"/>
          <w:szCs w:val="28"/>
          <w:highlight w:val="white"/>
          <w:lang w:val="en-US"/>
        </w:rPr>
        <w:t>ylim</w:t>
      </w:r>
      <w:proofErr w:type="spellEnd"/>
      <w:r w:rsidRPr="00C1337C">
        <w:rPr>
          <w:rFonts w:ascii="Courier New" w:eastAsia="Courier New" w:hAnsi="Courier New" w:cs="Courier New"/>
          <w:color w:val="000000"/>
          <w:sz w:val="28"/>
          <w:szCs w:val="28"/>
          <w:highlight w:val="white"/>
          <w:lang w:val="en-US"/>
        </w:rPr>
        <w:t xml:space="preserve">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spellStart"/>
      <w:r w:rsidRPr="00C1337C">
        <w:rPr>
          <w:rFonts w:ascii="Courier New" w:eastAsia="Courier New" w:hAnsi="Courier New" w:cs="Courier New"/>
          <w:color w:val="000000"/>
          <w:sz w:val="28"/>
          <w:szCs w:val="28"/>
          <w:highlight w:val="white"/>
          <w:lang w:val="en-US"/>
        </w:rPr>
        <w:t>ax</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get_</w:t>
      </w:r>
      <w:proofErr w:type="gramStart"/>
      <w:r w:rsidRPr="00C1337C">
        <w:rPr>
          <w:rFonts w:ascii="Courier New" w:eastAsia="Courier New" w:hAnsi="Courier New" w:cs="Courier New"/>
          <w:color w:val="000000"/>
          <w:sz w:val="28"/>
          <w:szCs w:val="28"/>
          <w:highlight w:val="white"/>
          <w:lang w:val="en-US"/>
        </w:rPr>
        <w:t>ylim</w:t>
      </w:r>
      <w:proofErr w:type="spellEnd"/>
      <w:r w:rsidRPr="00C1337C">
        <w:rPr>
          <w:rFonts w:ascii="Courier New" w:eastAsia="Courier New" w:hAnsi="Courier New" w:cs="Courier New"/>
          <w:b/>
          <w:color w:val="000000"/>
          <w:sz w:val="28"/>
          <w:szCs w:val="28"/>
          <w:highlight w:val="white"/>
          <w:lang w:val="en-US"/>
        </w:rPr>
        <w:t>(</w:t>
      </w:r>
      <w:proofErr w:type="gramEnd"/>
      <w:r w:rsidRPr="00C1337C">
        <w:rPr>
          <w:rFonts w:ascii="Courier New" w:eastAsia="Courier New" w:hAnsi="Courier New" w:cs="Courier New"/>
          <w:b/>
          <w:color w:val="000000"/>
          <w:sz w:val="28"/>
          <w:szCs w:val="28"/>
          <w:highlight w:val="white"/>
          <w:lang w:val="en-US"/>
        </w:rPr>
        <w:t>)</w:t>
      </w:r>
    </w:p>
    <w:p w14:paraId="000002F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    </w:t>
      </w:r>
      <w:proofErr w:type="spellStart"/>
      <w:proofErr w:type="gramStart"/>
      <w:r w:rsidRPr="00C1337C">
        <w:rPr>
          <w:rFonts w:ascii="Courier New" w:eastAsia="Courier New" w:hAnsi="Courier New" w:cs="Courier New"/>
          <w:color w:val="000000"/>
          <w:sz w:val="28"/>
          <w:szCs w:val="28"/>
          <w:highlight w:val="white"/>
          <w:lang w:val="en-US"/>
        </w:rPr>
        <w:t>ax</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setylim</w:t>
      </w:r>
      <w:proofErr w:type="spellEnd"/>
      <w:proofErr w:type="gramEnd"/>
      <w:r w:rsidRPr="00C1337C">
        <w:rPr>
          <w:rFonts w:ascii="Courier New" w:eastAsia="Courier New" w:hAnsi="Courier New" w:cs="Courier New"/>
          <w:b/>
          <w:color w:val="000000"/>
          <w:sz w:val="28"/>
          <w:szCs w:val="28"/>
          <w:highlight w:val="white"/>
          <w:lang w:val="en-US"/>
        </w:rPr>
        <w:t>(</w:t>
      </w:r>
      <w:proofErr w:type="spellStart"/>
      <w:r w:rsidRPr="00C1337C">
        <w:rPr>
          <w:rFonts w:ascii="Courier New" w:eastAsia="Courier New" w:hAnsi="Courier New" w:cs="Courier New"/>
          <w:color w:val="000000"/>
          <w:sz w:val="28"/>
          <w:szCs w:val="28"/>
          <w:highlight w:val="white"/>
          <w:lang w:val="en-US"/>
        </w:rPr>
        <w:t>ylim</w:t>
      </w:r>
      <w:proofErr w:type="spellEnd"/>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0</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r w:rsidRPr="00C1337C">
        <w:rPr>
          <w:rFonts w:ascii="Courier New" w:eastAsia="Courier New" w:hAnsi="Courier New" w:cs="Courier New"/>
          <w:b/>
          <w:color w:val="000000"/>
          <w:sz w:val="28"/>
          <w:szCs w:val="28"/>
          <w:highlight w:val="white"/>
          <w:lang w:val="en-US"/>
        </w:rPr>
        <w:t>0)</w:t>
      </w:r>
    </w:p>
    <w:p w14:paraId="000002F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    </w:t>
      </w:r>
    </w:p>
    <w:p w14:paraId="000002F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    cbar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spellStart"/>
      <w:r w:rsidRPr="00C1337C">
        <w:rPr>
          <w:rFonts w:ascii="Courier New" w:eastAsia="Courier New" w:hAnsi="Courier New" w:cs="Courier New"/>
          <w:color w:val="000000"/>
          <w:sz w:val="28"/>
          <w:szCs w:val="28"/>
          <w:highlight w:val="white"/>
          <w:lang w:val="en-US"/>
        </w:rPr>
        <w:t>fig</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add_</w:t>
      </w:r>
      <w:proofErr w:type="gramStart"/>
      <w:r w:rsidRPr="00C1337C">
        <w:rPr>
          <w:rFonts w:ascii="Courier New" w:eastAsia="Courier New" w:hAnsi="Courier New" w:cs="Courier New"/>
          <w:color w:val="000000"/>
          <w:sz w:val="28"/>
          <w:szCs w:val="28"/>
          <w:highlight w:val="white"/>
          <w:lang w:val="en-US"/>
        </w:rPr>
        <w:t>axes</w:t>
      </w:r>
      <w:proofErr w:type="spellEnd"/>
      <w:r w:rsidRPr="00C1337C">
        <w:rPr>
          <w:rFonts w:ascii="Courier New" w:eastAsia="Courier New" w:hAnsi="Courier New" w:cs="Courier New"/>
          <w:b/>
          <w:color w:val="000000"/>
          <w:sz w:val="28"/>
          <w:szCs w:val="28"/>
          <w:highlight w:val="white"/>
          <w:lang w:val="en-US"/>
        </w:rPr>
        <w:t>(</w:t>
      </w:r>
      <w:proofErr w:type="gramEnd"/>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0.8</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0.4</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0.04</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0.3</w:t>
      </w:r>
      <w:r w:rsidRPr="00C1337C">
        <w:rPr>
          <w:rFonts w:ascii="Courier New" w:eastAsia="Courier New" w:hAnsi="Courier New" w:cs="Courier New"/>
          <w:b/>
          <w:color w:val="000000"/>
          <w:sz w:val="28"/>
          <w:szCs w:val="28"/>
          <w:highlight w:val="white"/>
          <w:lang w:val="en-US"/>
        </w:rPr>
        <w:t>])</w:t>
      </w:r>
    </w:p>
    <w:p w14:paraId="000002F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    </w:t>
      </w:r>
    </w:p>
    <w:p w14:paraId="000002F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    </w:t>
      </w:r>
      <w:proofErr w:type="gramStart"/>
      <w:r w:rsidRPr="00C1337C">
        <w:rPr>
          <w:rFonts w:ascii="Courier New" w:eastAsia="Courier New" w:hAnsi="Courier New" w:cs="Courier New"/>
          <w:color w:val="000000"/>
          <w:sz w:val="28"/>
          <w:szCs w:val="28"/>
          <w:highlight w:val="white"/>
          <w:lang w:val="en-US"/>
        </w:rPr>
        <w:t>show</w:t>
      </w:r>
      <w:r w:rsidRPr="00C1337C">
        <w:rPr>
          <w:rFonts w:ascii="Courier New" w:eastAsia="Courier New" w:hAnsi="Courier New" w:cs="Courier New"/>
          <w:b/>
          <w:color w:val="000000"/>
          <w:sz w:val="28"/>
          <w:szCs w:val="28"/>
          <w:highlight w:val="white"/>
          <w:lang w:val="en-US"/>
        </w:rPr>
        <w:t>(</w:t>
      </w:r>
      <w:proofErr w:type="gramEnd"/>
      <w:r w:rsidRPr="00C1337C">
        <w:rPr>
          <w:rFonts w:ascii="Courier New" w:eastAsia="Courier New" w:hAnsi="Courier New" w:cs="Courier New"/>
          <w:b/>
          <w:color w:val="000000"/>
          <w:sz w:val="28"/>
          <w:szCs w:val="28"/>
          <w:highlight w:val="white"/>
          <w:lang w:val="en-US"/>
        </w:rPr>
        <w:t>)</w:t>
      </w:r>
    </w:p>
    <w:p w14:paraId="000002F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rate</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X</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spellStart"/>
      <w:proofErr w:type="gramStart"/>
      <w:r w:rsidRPr="00C1337C">
        <w:rPr>
          <w:rFonts w:ascii="Courier New" w:eastAsia="Courier New" w:hAnsi="Courier New" w:cs="Courier New"/>
          <w:color w:val="000000"/>
          <w:sz w:val="28"/>
          <w:szCs w:val="28"/>
          <w:highlight w:val="white"/>
          <w:lang w:val="en-US"/>
        </w:rPr>
        <w:t>wavfile</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read</w:t>
      </w:r>
      <w:proofErr w:type="spellEnd"/>
      <w:proofErr w:type="gramEnd"/>
      <w:r w:rsidRPr="00C1337C">
        <w:rPr>
          <w:rFonts w:ascii="Courier New" w:eastAsia="Courier New" w:hAnsi="Courier New" w:cs="Courier New"/>
          <w:b/>
          <w:color w:val="000000"/>
          <w:sz w:val="28"/>
          <w:szCs w:val="28"/>
          <w:highlight w:val="white"/>
          <w:lang w:val="en-US"/>
        </w:rPr>
        <w:t>(</w:t>
      </w:r>
      <w:proofErr w:type="spellStart"/>
      <w:r w:rsidRPr="00C1337C">
        <w:rPr>
          <w:rFonts w:ascii="Courier New" w:eastAsia="Courier New" w:hAnsi="Courier New" w:cs="Courier New"/>
          <w:color w:val="000000"/>
          <w:sz w:val="28"/>
          <w:szCs w:val="28"/>
          <w:highlight w:val="white"/>
          <w:lang w:val="en-US"/>
        </w:rPr>
        <w:t>fullname</w:t>
      </w:r>
      <w:proofErr w:type="spellEnd"/>
      <w:r w:rsidRPr="00C1337C">
        <w:rPr>
          <w:rFonts w:ascii="Courier New" w:eastAsia="Courier New" w:hAnsi="Courier New" w:cs="Courier New"/>
          <w:b/>
          <w:color w:val="000000"/>
          <w:sz w:val="28"/>
          <w:szCs w:val="28"/>
          <w:highlight w:val="white"/>
          <w:lang w:val="en-US"/>
        </w:rPr>
        <w:t>)</w:t>
      </w:r>
    </w:p>
    <w:p w14:paraId="000002F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X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X</w:t>
      </w:r>
      <w:proofErr w:type="gramStart"/>
      <w:r w:rsidRPr="00C1337C">
        <w:rPr>
          <w:rFonts w:ascii="Courier New" w:eastAsia="Courier New" w:hAnsi="Courier New" w:cs="Courier New"/>
          <w:b/>
          <w:color w:val="000000"/>
          <w:sz w:val="28"/>
          <w:szCs w:val="28"/>
          <w:highlight w:val="white"/>
          <w:lang w:val="en-US"/>
        </w:rPr>
        <w:t>[:,</w:t>
      </w:r>
      <w:proofErr w:type="gramEnd"/>
      <w:r w:rsidRPr="00C1337C">
        <w:rPr>
          <w:rFonts w:ascii="Courier New" w:eastAsia="Courier New" w:hAnsi="Courier New" w:cs="Courier New"/>
          <w:color w:val="000000"/>
          <w:sz w:val="28"/>
          <w:szCs w:val="28"/>
          <w:highlight w:val="white"/>
          <w:lang w:val="en-US"/>
        </w:rPr>
        <w:t xml:space="preserve">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1</w:t>
      </w:r>
      <w:r w:rsidRPr="00C1337C">
        <w:rPr>
          <w:rFonts w:ascii="Courier New" w:eastAsia="Courier New" w:hAnsi="Courier New" w:cs="Courier New"/>
          <w:b/>
          <w:color w:val="000000"/>
          <w:sz w:val="28"/>
          <w:szCs w:val="28"/>
          <w:highlight w:val="white"/>
          <w:lang w:val="en-US"/>
        </w:rPr>
        <w:t>]</w:t>
      </w:r>
    </w:p>
    <w:p w14:paraId="000002F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data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spellStart"/>
      <w:proofErr w:type="gramStart"/>
      <w:r w:rsidRPr="00C1337C">
        <w:rPr>
          <w:rFonts w:ascii="Courier New" w:eastAsia="Courier New" w:hAnsi="Courier New" w:cs="Courier New"/>
          <w:color w:val="000000"/>
          <w:sz w:val="28"/>
          <w:szCs w:val="28"/>
          <w:highlight w:val="white"/>
          <w:lang w:val="en-US"/>
        </w:rPr>
        <w:t>pd</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DataFrame</w:t>
      </w:r>
      <w:proofErr w:type="spellEnd"/>
      <w:proofErr w:type="gramEnd"/>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data</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X</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spellStart"/>
      <w:r w:rsidRPr="00C1337C">
        <w:rPr>
          <w:rFonts w:ascii="Courier New" w:eastAsia="Courier New" w:hAnsi="Courier New" w:cs="Courier New"/>
          <w:color w:val="000000"/>
          <w:sz w:val="28"/>
          <w:szCs w:val="28"/>
          <w:highlight w:val="white"/>
          <w:lang w:val="en-US"/>
        </w:rPr>
        <w:t>dtype</w:t>
      </w:r>
      <w:proofErr w:type="spellEnd"/>
      <w:r w:rsidRPr="00C1337C">
        <w:rPr>
          <w:rFonts w:ascii="Courier New" w:eastAsia="Courier New" w:hAnsi="Courier New" w:cs="Courier New"/>
          <w:b/>
          <w:color w:val="000000"/>
          <w:sz w:val="28"/>
          <w:szCs w:val="28"/>
          <w:highlight w:val="white"/>
          <w:lang w:val="en-US"/>
        </w:rPr>
        <w:t>=float)</w:t>
      </w:r>
    </w:p>
    <w:p w14:paraId="000002F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proofErr w:type="spellStart"/>
      <w:r w:rsidRPr="00C1337C">
        <w:rPr>
          <w:rFonts w:ascii="Courier New" w:eastAsia="Courier New" w:hAnsi="Courier New" w:cs="Courier New"/>
          <w:color w:val="000000"/>
          <w:sz w:val="28"/>
          <w:szCs w:val="28"/>
          <w:highlight w:val="white"/>
          <w:lang w:val="en-US"/>
        </w:rPr>
        <w:lastRenderedPageBreak/>
        <w:t>df_nino</w:t>
      </w:r>
      <w:proofErr w:type="spellEnd"/>
      <w:r w:rsidRPr="00C1337C">
        <w:rPr>
          <w:rFonts w:ascii="Courier New" w:eastAsia="Courier New" w:hAnsi="Courier New" w:cs="Courier New"/>
          <w:color w:val="000000"/>
          <w:sz w:val="28"/>
          <w:szCs w:val="28"/>
          <w:highlight w:val="white"/>
          <w:lang w:val="en-US"/>
        </w:rPr>
        <w:t xml:space="preserve">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spellStart"/>
      <w:proofErr w:type="gramStart"/>
      <w:r w:rsidRPr="00C1337C">
        <w:rPr>
          <w:rFonts w:ascii="Courier New" w:eastAsia="Courier New" w:hAnsi="Courier New" w:cs="Courier New"/>
          <w:color w:val="000000"/>
          <w:sz w:val="28"/>
          <w:szCs w:val="28"/>
          <w:highlight w:val="white"/>
          <w:lang w:val="en-US"/>
        </w:rPr>
        <w:t>pd</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read</w:t>
      </w:r>
      <w:proofErr w:type="gramEnd"/>
      <w:r w:rsidRPr="00C1337C">
        <w:rPr>
          <w:rFonts w:ascii="Courier New" w:eastAsia="Courier New" w:hAnsi="Courier New" w:cs="Courier New"/>
          <w:color w:val="000000"/>
          <w:sz w:val="28"/>
          <w:szCs w:val="28"/>
          <w:highlight w:val="white"/>
          <w:lang w:val="en-US"/>
        </w:rPr>
        <w:t>_csv</w:t>
      </w:r>
      <w:proofErr w:type="spellEnd"/>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data</w:t>
      </w:r>
      <w:r w:rsidRPr="00C1337C">
        <w:rPr>
          <w:rFonts w:ascii="Courier New" w:eastAsia="Courier New" w:hAnsi="Courier New" w:cs="Courier New"/>
          <w:b/>
          <w:color w:val="000000"/>
          <w:sz w:val="28"/>
          <w:szCs w:val="28"/>
          <w:highlight w:val="white"/>
          <w:lang w:val="en-US"/>
        </w:rPr>
        <w:t>)</w:t>
      </w:r>
    </w:p>
    <w:p w14:paraId="000002F9"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p>
    <w:p w14:paraId="000002F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N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gramStart"/>
      <w:r w:rsidRPr="00C1337C">
        <w:rPr>
          <w:rFonts w:ascii="Courier New" w:eastAsia="Courier New" w:hAnsi="Courier New" w:cs="Courier New"/>
          <w:color w:val="000000"/>
          <w:sz w:val="28"/>
          <w:szCs w:val="28"/>
          <w:highlight w:val="white"/>
          <w:lang w:val="en-US"/>
        </w:rPr>
        <w:t>data</w:t>
      </w:r>
      <w:r w:rsidRPr="00C1337C">
        <w:rPr>
          <w:rFonts w:ascii="Courier New" w:eastAsia="Courier New" w:hAnsi="Courier New" w:cs="Courier New"/>
          <w:b/>
          <w:color w:val="000000"/>
          <w:sz w:val="28"/>
          <w:szCs w:val="28"/>
          <w:highlight w:val="white"/>
          <w:lang w:val="en-US"/>
        </w:rPr>
        <w:t>[</w:t>
      </w:r>
      <w:proofErr w:type="gramEnd"/>
      <w:r w:rsidRPr="00C1337C">
        <w:rPr>
          <w:rFonts w:ascii="Courier New" w:eastAsia="Courier New" w:hAnsi="Courier New" w:cs="Courier New"/>
          <w:color w:val="000000"/>
          <w:sz w:val="28"/>
          <w:szCs w:val="28"/>
          <w:highlight w:val="white"/>
          <w:lang w:val="en-US"/>
        </w:rPr>
        <w:t>0</w:t>
      </w:r>
      <w:r w:rsidRPr="00C1337C">
        <w:rPr>
          <w:rFonts w:ascii="Courier New" w:eastAsia="Courier New" w:hAnsi="Courier New" w:cs="Courier New"/>
          <w:b/>
          <w:color w:val="000000"/>
          <w:sz w:val="28"/>
          <w:szCs w:val="28"/>
          <w:highlight w:val="white"/>
          <w:lang w:val="en-US"/>
        </w:rPr>
        <w:t>]</w:t>
      </w:r>
    </w:p>
    <w:p w14:paraId="000002F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t0</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0</w:t>
      </w:r>
    </w:p>
    <w:p w14:paraId="000002F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dt</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0.00004</w:t>
      </w:r>
    </w:p>
    <w:p w14:paraId="000002F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signal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spellStart"/>
      <w:proofErr w:type="gramStart"/>
      <w:r w:rsidRPr="00C1337C">
        <w:rPr>
          <w:rFonts w:ascii="Courier New" w:eastAsia="Courier New" w:hAnsi="Courier New" w:cs="Courier New"/>
          <w:color w:val="000000"/>
          <w:sz w:val="28"/>
          <w:szCs w:val="28"/>
          <w:highlight w:val="white"/>
          <w:lang w:val="en-US"/>
        </w:rPr>
        <w:t>data</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squeeze</w:t>
      </w:r>
      <w:proofErr w:type="spellEnd"/>
      <w:proofErr w:type="gramEnd"/>
      <w:r w:rsidRPr="00C1337C">
        <w:rPr>
          <w:rFonts w:ascii="Courier New" w:eastAsia="Courier New" w:hAnsi="Courier New" w:cs="Courier New"/>
          <w:b/>
          <w:color w:val="000000"/>
          <w:sz w:val="28"/>
          <w:szCs w:val="28"/>
          <w:highlight w:val="white"/>
          <w:lang w:val="en-US"/>
        </w:rPr>
        <w:t>()</w:t>
      </w:r>
    </w:p>
    <w:p w14:paraId="000002F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r w:rsidRPr="00C1337C">
        <w:rPr>
          <w:rFonts w:ascii="Courier New" w:eastAsia="Courier New" w:hAnsi="Courier New" w:cs="Courier New"/>
          <w:color w:val="000000"/>
          <w:sz w:val="28"/>
          <w:szCs w:val="28"/>
          <w:highlight w:val="white"/>
          <w:lang w:val="en-US"/>
        </w:rPr>
        <w:t xml:space="preserve">scales </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w:t>
      </w:r>
      <w:proofErr w:type="spellStart"/>
      <w:proofErr w:type="gramStart"/>
      <w:r w:rsidRPr="00C1337C">
        <w:rPr>
          <w:rFonts w:ascii="Courier New" w:eastAsia="Courier New" w:hAnsi="Courier New" w:cs="Courier New"/>
          <w:color w:val="000000"/>
          <w:sz w:val="28"/>
          <w:szCs w:val="28"/>
          <w:highlight w:val="white"/>
          <w:lang w:val="en-US"/>
        </w:rPr>
        <w:t>arange</w:t>
      </w:r>
      <w:proofErr w:type="spellEnd"/>
      <w:r w:rsidRPr="00C1337C">
        <w:rPr>
          <w:rFonts w:ascii="Courier New" w:eastAsia="Courier New" w:hAnsi="Courier New" w:cs="Courier New"/>
          <w:b/>
          <w:color w:val="000000"/>
          <w:sz w:val="28"/>
          <w:szCs w:val="28"/>
          <w:highlight w:val="white"/>
          <w:lang w:val="en-US"/>
        </w:rPr>
        <w:t>(</w:t>
      </w:r>
      <w:proofErr w:type="gramEnd"/>
      <w:r w:rsidRPr="00C1337C">
        <w:rPr>
          <w:rFonts w:ascii="Courier New" w:eastAsia="Courier New" w:hAnsi="Courier New" w:cs="Courier New"/>
          <w:color w:val="000000"/>
          <w:sz w:val="28"/>
          <w:szCs w:val="28"/>
          <w:highlight w:val="white"/>
          <w:lang w:val="en-US"/>
        </w:rPr>
        <w:t>1</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128</w:t>
      </w:r>
      <w:r w:rsidRPr="00C1337C">
        <w:rPr>
          <w:rFonts w:ascii="Courier New" w:eastAsia="Courier New" w:hAnsi="Courier New" w:cs="Courier New"/>
          <w:b/>
          <w:color w:val="000000"/>
          <w:sz w:val="28"/>
          <w:szCs w:val="28"/>
          <w:highlight w:val="white"/>
          <w:lang w:val="en-US"/>
        </w:rPr>
        <w:t>)</w:t>
      </w:r>
    </w:p>
    <w:p w14:paraId="000002F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proofErr w:type="spellStart"/>
      <w:r w:rsidRPr="00C1337C">
        <w:rPr>
          <w:rFonts w:ascii="Courier New" w:eastAsia="Courier New" w:hAnsi="Courier New" w:cs="Courier New"/>
          <w:color w:val="000000"/>
          <w:sz w:val="28"/>
          <w:szCs w:val="28"/>
          <w:highlight w:val="white"/>
          <w:lang w:val="en-US"/>
        </w:rPr>
        <w:t>plot_</w:t>
      </w:r>
      <w:proofErr w:type="gramStart"/>
      <w:r w:rsidRPr="00C1337C">
        <w:rPr>
          <w:rFonts w:ascii="Courier New" w:eastAsia="Courier New" w:hAnsi="Courier New" w:cs="Courier New"/>
          <w:color w:val="000000"/>
          <w:sz w:val="28"/>
          <w:szCs w:val="28"/>
          <w:highlight w:val="white"/>
          <w:lang w:val="en-US"/>
        </w:rPr>
        <w:t>wave</w:t>
      </w:r>
      <w:proofErr w:type="spellEnd"/>
      <w:r w:rsidRPr="00C1337C">
        <w:rPr>
          <w:rFonts w:ascii="Courier New" w:eastAsia="Courier New" w:hAnsi="Courier New" w:cs="Courier New"/>
          <w:b/>
          <w:color w:val="000000"/>
          <w:sz w:val="28"/>
          <w:szCs w:val="28"/>
          <w:highlight w:val="white"/>
          <w:lang w:val="en-US"/>
        </w:rPr>
        <w:t>(</w:t>
      </w:r>
      <w:proofErr w:type="gramEnd"/>
      <w:r w:rsidRPr="00C1337C">
        <w:rPr>
          <w:rFonts w:ascii="Courier New" w:eastAsia="Courier New" w:hAnsi="Courier New" w:cs="Courier New"/>
          <w:color w:val="000000"/>
          <w:sz w:val="28"/>
          <w:szCs w:val="28"/>
          <w:highlight w:val="white"/>
          <w:lang w:val="en-US"/>
        </w:rPr>
        <w:t>time</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signal</w:t>
      </w:r>
      <w:r w:rsidRPr="00C1337C">
        <w:rPr>
          <w:rFonts w:ascii="Courier New" w:eastAsia="Courier New" w:hAnsi="Courier New" w:cs="Courier New"/>
          <w:b/>
          <w:color w:val="000000"/>
          <w:sz w:val="28"/>
          <w:szCs w:val="28"/>
          <w:highlight w:val="white"/>
          <w:lang w:val="en-US"/>
        </w:rPr>
        <w:t>,</w:t>
      </w:r>
      <w:r w:rsidRPr="00C1337C">
        <w:rPr>
          <w:rFonts w:ascii="Courier New" w:eastAsia="Courier New" w:hAnsi="Courier New" w:cs="Courier New"/>
          <w:color w:val="000000"/>
          <w:sz w:val="28"/>
          <w:szCs w:val="28"/>
          <w:highlight w:val="white"/>
          <w:lang w:val="en-US"/>
        </w:rPr>
        <w:t xml:space="preserve"> scales</w:t>
      </w:r>
      <w:r w:rsidRPr="00C1337C">
        <w:rPr>
          <w:rFonts w:ascii="Courier New" w:eastAsia="Courier New" w:hAnsi="Courier New" w:cs="Courier New"/>
          <w:b/>
          <w:color w:val="000000"/>
          <w:sz w:val="28"/>
          <w:szCs w:val="28"/>
          <w:highlight w:val="white"/>
          <w:lang w:val="en-US"/>
        </w:rPr>
        <w:t>)</w:t>
      </w:r>
    </w:p>
    <w:p w14:paraId="00000300" w14:textId="77777777" w:rsidR="00C5037E" w:rsidRPr="00C1337C" w:rsidRDefault="00C5037E">
      <w:pPr>
        <w:widowControl/>
        <w:spacing w:line="360" w:lineRule="auto"/>
        <w:rPr>
          <w:rFonts w:ascii="Courier New" w:eastAsia="Courier New" w:hAnsi="Courier New" w:cs="Courier New"/>
          <w:color w:val="000000"/>
          <w:sz w:val="28"/>
          <w:szCs w:val="28"/>
          <w:highlight w:val="white"/>
          <w:lang w:val="en-US"/>
        </w:rPr>
      </w:pPr>
    </w:p>
    <w:p w14:paraId="00000301" w14:textId="77777777" w:rsidR="00C5037E" w:rsidRPr="00C1337C" w:rsidRDefault="00C5037E">
      <w:pPr>
        <w:pBdr>
          <w:top w:val="nil"/>
          <w:left w:val="nil"/>
          <w:bottom w:val="nil"/>
          <w:right w:val="nil"/>
          <w:between w:val="nil"/>
        </w:pBdr>
        <w:spacing w:line="360" w:lineRule="auto"/>
        <w:ind w:right="61"/>
        <w:rPr>
          <w:color w:val="000000"/>
          <w:sz w:val="28"/>
          <w:szCs w:val="28"/>
          <w:lang w:val="en-US"/>
        </w:rPr>
      </w:pPr>
    </w:p>
    <w:p w14:paraId="00000302" w14:textId="77777777" w:rsidR="00C5037E" w:rsidRDefault="00E71261" w:rsidP="0011058E">
      <w:pPr>
        <w:pBdr>
          <w:top w:val="nil"/>
          <w:left w:val="nil"/>
          <w:bottom w:val="nil"/>
          <w:right w:val="nil"/>
          <w:between w:val="nil"/>
        </w:pBdr>
        <w:spacing w:line="360" w:lineRule="auto"/>
        <w:ind w:right="61" w:firstLine="720"/>
        <w:jc w:val="both"/>
        <w:rPr>
          <w:color w:val="000000"/>
          <w:sz w:val="28"/>
          <w:szCs w:val="28"/>
        </w:rPr>
      </w:pPr>
      <w:r>
        <w:rPr>
          <w:color w:val="000000"/>
          <w:sz w:val="28"/>
          <w:szCs w:val="28"/>
        </w:rPr>
        <w:t xml:space="preserve">Данное вейвлет преобразование и построение </w:t>
      </w:r>
      <w:proofErr w:type="spellStart"/>
      <w:r>
        <w:rPr>
          <w:color w:val="000000"/>
          <w:sz w:val="28"/>
          <w:szCs w:val="28"/>
        </w:rPr>
        <w:t>масштабограммы</w:t>
      </w:r>
      <w:proofErr w:type="spellEnd"/>
      <w:r>
        <w:rPr>
          <w:color w:val="000000"/>
          <w:sz w:val="28"/>
          <w:szCs w:val="28"/>
        </w:rPr>
        <w:t xml:space="preserve"> использовалось в начале работы, но затем было принято решение перейти к библиотеке </w:t>
      </w:r>
      <w:proofErr w:type="spellStart"/>
      <w:r>
        <w:rPr>
          <w:color w:val="000000"/>
          <w:sz w:val="28"/>
          <w:szCs w:val="28"/>
        </w:rPr>
        <w:t>Scaleogram</w:t>
      </w:r>
      <w:proofErr w:type="spellEnd"/>
      <w:r>
        <w:rPr>
          <w:color w:val="000000"/>
          <w:sz w:val="28"/>
          <w:szCs w:val="28"/>
        </w:rPr>
        <w:t xml:space="preserve">, так как она позывает большее быстродействие при идентичном результате. В данном случае это играет ключевую роль, ведь для создания </w:t>
      </w:r>
      <w:proofErr w:type="spellStart"/>
      <w:r>
        <w:rPr>
          <w:color w:val="000000"/>
          <w:sz w:val="28"/>
          <w:szCs w:val="28"/>
        </w:rPr>
        <w:t>датасета</w:t>
      </w:r>
      <w:proofErr w:type="spellEnd"/>
      <w:r>
        <w:rPr>
          <w:color w:val="000000"/>
          <w:sz w:val="28"/>
          <w:szCs w:val="28"/>
        </w:rPr>
        <w:t xml:space="preserve"> нам необходимо обработать больше 1300 записей, сделать их вейвлет преобразование и построить </w:t>
      </w:r>
      <w:proofErr w:type="spellStart"/>
      <w:r>
        <w:rPr>
          <w:color w:val="000000"/>
          <w:sz w:val="28"/>
          <w:szCs w:val="28"/>
        </w:rPr>
        <w:t>масштабограммы</w:t>
      </w:r>
      <w:proofErr w:type="spellEnd"/>
      <w:r>
        <w:rPr>
          <w:color w:val="000000"/>
          <w:sz w:val="28"/>
          <w:szCs w:val="28"/>
        </w:rPr>
        <w:t>.</w:t>
      </w:r>
    </w:p>
    <w:p w14:paraId="00000304" w14:textId="77777777" w:rsidR="00C5037E" w:rsidRDefault="00C5037E">
      <w:pPr>
        <w:pBdr>
          <w:top w:val="nil"/>
          <w:left w:val="nil"/>
          <w:bottom w:val="nil"/>
          <w:right w:val="nil"/>
          <w:between w:val="nil"/>
        </w:pBdr>
        <w:spacing w:line="360" w:lineRule="auto"/>
        <w:ind w:right="61"/>
        <w:rPr>
          <w:color w:val="000000"/>
          <w:sz w:val="28"/>
          <w:szCs w:val="28"/>
        </w:rPr>
      </w:pPr>
    </w:p>
    <w:p w14:paraId="00000305" w14:textId="36E4FFF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 xml:space="preserve">Реализация вейвлет преобразования с помощью библиотеки </w:t>
      </w:r>
      <w:proofErr w:type="spellStart"/>
      <w:r>
        <w:rPr>
          <w:color w:val="000000"/>
          <w:sz w:val="28"/>
          <w:szCs w:val="28"/>
        </w:rPr>
        <w:t>Scaleogram</w:t>
      </w:r>
      <w:proofErr w:type="spellEnd"/>
      <w:r w:rsidR="00A956D9">
        <w:rPr>
          <w:color w:val="000000"/>
          <w:sz w:val="28"/>
          <w:szCs w:val="28"/>
        </w:rPr>
        <w:t>.</w:t>
      </w:r>
    </w:p>
    <w:p w14:paraId="00000306" w14:textId="77777777" w:rsidR="00C5037E" w:rsidRDefault="00C5037E" w:rsidP="0011058E">
      <w:pPr>
        <w:pBdr>
          <w:top w:val="nil"/>
          <w:left w:val="nil"/>
          <w:bottom w:val="nil"/>
          <w:right w:val="nil"/>
          <w:between w:val="nil"/>
        </w:pBdr>
        <w:spacing w:line="360" w:lineRule="auto"/>
        <w:ind w:right="61"/>
        <w:jc w:val="both"/>
        <w:rPr>
          <w:color w:val="000000"/>
          <w:sz w:val="28"/>
          <w:szCs w:val="28"/>
        </w:rPr>
      </w:pPr>
    </w:p>
    <w:p w14:paraId="00000307" w14:textId="77777777" w:rsidR="00C5037E" w:rsidRPr="00C1337C" w:rsidRDefault="00E71261" w:rsidP="0011058E">
      <w:pPr>
        <w:pBdr>
          <w:top w:val="nil"/>
          <w:left w:val="nil"/>
          <w:bottom w:val="nil"/>
          <w:right w:val="nil"/>
          <w:between w:val="nil"/>
        </w:pBdr>
        <w:spacing w:line="360" w:lineRule="auto"/>
        <w:ind w:right="61"/>
        <w:jc w:val="both"/>
        <w:rPr>
          <w:color w:val="000000"/>
          <w:sz w:val="28"/>
          <w:szCs w:val="28"/>
          <w:lang w:val="en-US"/>
        </w:rPr>
      </w:pPr>
      <w:r>
        <w:rPr>
          <w:color w:val="000000"/>
          <w:sz w:val="28"/>
          <w:szCs w:val="28"/>
        </w:rPr>
        <w:t xml:space="preserve">Сначала считываем наш файл, выделяем 1 канал (это делается на случай, если запись в стерео), делаем вейвлет преобразование и строим </w:t>
      </w:r>
      <w:proofErr w:type="spellStart"/>
      <w:r>
        <w:rPr>
          <w:color w:val="000000"/>
          <w:sz w:val="28"/>
          <w:szCs w:val="28"/>
        </w:rPr>
        <w:t>скалограмму</w:t>
      </w:r>
      <w:proofErr w:type="spellEnd"/>
      <w:r>
        <w:rPr>
          <w:color w:val="000000"/>
          <w:sz w:val="28"/>
          <w:szCs w:val="28"/>
        </w:rPr>
        <w:t>. Затем</w:t>
      </w:r>
      <w:r w:rsidRPr="00C1337C">
        <w:rPr>
          <w:color w:val="000000"/>
          <w:sz w:val="28"/>
          <w:szCs w:val="28"/>
          <w:lang w:val="en-US"/>
        </w:rPr>
        <w:t xml:space="preserve"> </w:t>
      </w:r>
      <w:r>
        <w:rPr>
          <w:color w:val="000000"/>
          <w:sz w:val="28"/>
          <w:szCs w:val="28"/>
        </w:rPr>
        <w:t>полученная</w:t>
      </w:r>
      <w:r w:rsidRPr="00C1337C">
        <w:rPr>
          <w:color w:val="000000"/>
          <w:sz w:val="28"/>
          <w:szCs w:val="28"/>
          <w:lang w:val="en-US"/>
        </w:rPr>
        <w:t xml:space="preserve"> </w:t>
      </w:r>
      <w:proofErr w:type="spellStart"/>
      <w:r>
        <w:rPr>
          <w:color w:val="000000"/>
          <w:sz w:val="28"/>
          <w:szCs w:val="28"/>
        </w:rPr>
        <w:t>скалограмма</w:t>
      </w:r>
      <w:proofErr w:type="spellEnd"/>
      <w:r w:rsidRPr="00C1337C">
        <w:rPr>
          <w:color w:val="000000"/>
          <w:sz w:val="28"/>
          <w:szCs w:val="28"/>
          <w:lang w:val="en-US"/>
        </w:rPr>
        <w:t xml:space="preserve"> </w:t>
      </w:r>
      <w:r>
        <w:rPr>
          <w:color w:val="000000"/>
          <w:sz w:val="28"/>
          <w:szCs w:val="28"/>
        </w:rPr>
        <w:t>сохраняется</w:t>
      </w:r>
      <w:r w:rsidRPr="00C1337C">
        <w:rPr>
          <w:color w:val="000000"/>
          <w:sz w:val="28"/>
          <w:szCs w:val="28"/>
          <w:lang w:val="en-US"/>
        </w:rPr>
        <w:t xml:space="preserve">.  </w:t>
      </w:r>
    </w:p>
    <w:p w14:paraId="00000308" w14:textId="77777777" w:rsidR="00C5037E" w:rsidRPr="00C1337C" w:rsidRDefault="00C5037E" w:rsidP="0011058E">
      <w:pPr>
        <w:pBdr>
          <w:top w:val="nil"/>
          <w:left w:val="nil"/>
          <w:bottom w:val="nil"/>
          <w:right w:val="nil"/>
          <w:between w:val="nil"/>
        </w:pBdr>
        <w:spacing w:line="360" w:lineRule="auto"/>
        <w:ind w:right="61"/>
        <w:jc w:val="both"/>
        <w:rPr>
          <w:color w:val="000000"/>
          <w:sz w:val="28"/>
          <w:szCs w:val="28"/>
          <w:lang w:val="en-US"/>
        </w:rPr>
      </w:pPr>
    </w:p>
    <w:p w14:paraId="0000030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wavelet</w:t>
      </w:r>
      <w:r w:rsidRPr="00C1337C">
        <w:rPr>
          <w:b/>
          <w:color w:val="000000"/>
          <w:sz w:val="28"/>
          <w:szCs w:val="28"/>
          <w:highlight w:val="white"/>
          <w:lang w:val="en-US"/>
        </w:rPr>
        <w:t>(</w:t>
      </w:r>
      <w:proofErr w:type="spellStart"/>
      <w:r w:rsidRPr="00C1337C">
        <w:rPr>
          <w:color w:val="000000"/>
          <w:sz w:val="28"/>
          <w:szCs w:val="28"/>
          <w:highlight w:val="white"/>
          <w:lang w:val="en-US"/>
        </w:rPr>
        <w:t>dir_</w:t>
      </w:r>
      <w:proofErr w:type="gramStart"/>
      <w:r w:rsidRPr="00C1337C">
        <w:rPr>
          <w:color w:val="000000"/>
          <w:sz w:val="28"/>
          <w:szCs w:val="28"/>
          <w:highlight w:val="white"/>
          <w:lang w:val="en-US"/>
        </w:rPr>
        <w:t>name</w:t>
      </w:r>
      <w:r w:rsidRPr="00C1337C">
        <w:rPr>
          <w:b/>
          <w:color w:val="000000"/>
          <w:sz w:val="28"/>
          <w:szCs w:val="28"/>
          <w:highlight w:val="white"/>
          <w:lang w:val="en-US"/>
        </w:rPr>
        <w:t>,</w:t>
      </w:r>
      <w:r w:rsidRPr="00C1337C">
        <w:rPr>
          <w:color w:val="000000"/>
          <w:sz w:val="28"/>
          <w:szCs w:val="28"/>
          <w:highlight w:val="white"/>
          <w:lang w:val="en-US"/>
        </w:rPr>
        <w:t>names</w:t>
      </w:r>
      <w:proofErr w:type="spellEnd"/>
      <w:proofErr w:type="gramEnd"/>
      <w:r w:rsidRPr="00C1337C">
        <w:rPr>
          <w:b/>
          <w:color w:val="000000"/>
          <w:sz w:val="28"/>
          <w:szCs w:val="28"/>
          <w:highlight w:val="white"/>
          <w:lang w:val="en-US"/>
        </w:rPr>
        <w:t>):</w:t>
      </w:r>
    </w:p>
    <w:p w14:paraId="0000030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for</w:t>
      </w:r>
      <w:r w:rsidRPr="00C1337C">
        <w:rPr>
          <w:color w:val="000000"/>
          <w:sz w:val="28"/>
          <w:szCs w:val="28"/>
          <w:highlight w:val="white"/>
          <w:lang w:val="en-US"/>
        </w:rPr>
        <w:t xml:space="preserve"> name </w:t>
      </w:r>
      <w:r w:rsidRPr="00C1337C">
        <w:rPr>
          <w:b/>
          <w:color w:val="000000"/>
          <w:sz w:val="28"/>
          <w:szCs w:val="28"/>
          <w:highlight w:val="white"/>
          <w:lang w:val="en-US"/>
        </w:rPr>
        <w:t>in</w:t>
      </w:r>
      <w:r w:rsidRPr="00C1337C">
        <w:rPr>
          <w:color w:val="000000"/>
          <w:sz w:val="28"/>
          <w:szCs w:val="28"/>
          <w:highlight w:val="white"/>
          <w:lang w:val="en-US"/>
        </w:rPr>
        <w:t xml:space="preserve"> names</w:t>
      </w:r>
      <w:r w:rsidRPr="00C1337C">
        <w:rPr>
          <w:b/>
          <w:color w:val="000000"/>
          <w:sz w:val="28"/>
          <w:szCs w:val="28"/>
          <w:highlight w:val="white"/>
          <w:lang w:val="en-US"/>
        </w:rPr>
        <w:t>:</w:t>
      </w:r>
    </w:p>
    <w:p w14:paraId="0000030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fullname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path</w:t>
      </w:r>
      <w:proofErr w:type="gramEnd"/>
      <w:r w:rsidRPr="00C1337C">
        <w:rPr>
          <w:b/>
          <w:color w:val="000000"/>
          <w:sz w:val="28"/>
          <w:szCs w:val="28"/>
          <w:highlight w:val="white"/>
          <w:lang w:val="en-US"/>
        </w:rPr>
        <w:t>.</w:t>
      </w:r>
      <w:r w:rsidRPr="00C1337C">
        <w:rPr>
          <w:color w:val="000000"/>
          <w:sz w:val="28"/>
          <w:szCs w:val="28"/>
          <w:highlight w:val="white"/>
          <w:lang w:val="en-US"/>
        </w:rPr>
        <w:t>join</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dir_name</w:t>
      </w:r>
      <w:proofErr w:type="spellEnd"/>
      <w:r w:rsidRPr="00C1337C">
        <w:rPr>
          <w:b/>
          <w:color w:val="000000"/>
          <w:sz w:val="28"/>
          <w:szCs w:val="28"/>
          <w:highlight w:val="white"/>
          <w:lang w:val="en-US"/>
        </w:rPr>
        <w:t>,</w:t>
      </w:r>
      <w:r w:rsidRPr="00C1337C">
        <w:rPr>
          <w:color w:val="000000"/>
          <w:sz w:val="28"/>
          <w:szCs w:val="28"/>
          <w:highlight w:val="white"/>
          <w:lang w:val="en-US"/>
        </w:rPr>
        <w:t xml:space="preserve"> name</w:t>
      </w:r>
      <w:r w:rsidRPr="00C1337C">
        <w:rPr>
          <w:b/>
          <w:color w:val="000000"/>
          <w:sz w:val="28"/>
          <w:szCs w:val="28"/>
          <w:highlight w:val="white"/>
          <w:lang w:val="en-US"/>
        </w:rPr>
        <w:t>)</w:t>
      </w:r>
    </w:p>
    <w:p w14:paraId="0000030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rate</w:t>
      </w:r>
      <w:r w:rsidRPr="00C1337C">
        <w:rPr>
          <w:b/>
          <w:color w:val="000000"/>
          <w:sz w:val="28"/>
          <w:szCs w:val="28"/>
          <w:highlight w:val="white"/>
          <w:lang w:val="en-US"/>
        </w:rPr>
        <w:t>,</w:t>
      </w:r>
      <w:r w:rsidRPr="00C1337C">
        <w:rPr>
          <w:color w:val="000000"/>
          <w:sz w:val="28"/>
          <w:szCs w:val="28"/>
          <w:highlight w:val="white"/>
          <w:lang w:val="en-US"/>
        </w:rPr>
        <w:t xml:space="preserve"> X</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wavfile</w:t>
      </w:r>
      <w:r w:rsidRPr="00C1337C">
        <w:rPr>
          <w:b/>
          <w:color w:val="000000"/>
          <w:sz w:val="28"/>
          <w:szCs w:val="28"/>
          <w:highlight w:val="white"/>
          <w:lang w:val="en-US"/>
        </w:rPr>
        <w:t>.</w:t>
      </w:r>
      <w:r w:rsidRPr="00C1337C">
        <w:rPr>
          <w:color w:val="000000"/>
          <w:sz w:val="28"/>
          <w:szCs w:val="28"/>
          <w:highlight w:val="white"/>
          <w:lang w:val="en-US"/>
        </w:rPr>
        <w:t>read</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fullname</w:t>
      </w:r>
      <w:proofErr w:type="spellEnd"/>
      <w:r w:rsidRPr="00C1337C">
        <w:rPr>
          <w:b/>
          <w:color w:val="000000"/>
          <w:sz w:val="28"/>
          <w:szCs w:val="28"/>
          <w:highlight w:val="white"/>
          <w:lang w:val="en-US"/>
        </w:rPr>
        <w:t>)</w:t>
      </w:r>
    </w:p>
    <w:p w14:paraId="0000030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name_split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fullname</w:t>
      </w:r>
      <w:r w:rsidRPr="00C1337C">
        <w:rPr>
          <w:b/>
          <w:color w:val="000000"/>
          <w:sz w:val="28"/>
          <w:szCs w:val="28"/>
          <w:highlight w:val="white"/>
          <w:lang w:val="en-US"/>
        </w:rPr>
        <w:t>.</w:t>
      </w:r>
      <w:r w:rsidRPr="00C1337C">
        <w:rPr>
          <w:color w:val="000000"/>
          <w:sz w:val="28"/>
          <w:szCs w:val="28"/>
          <w:highlight w:val="white"/>
          <w:lang w:val="en-US"/>
        </w:rPr>
        <w:t>split</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t>
      </w:r>
      <w:r w:rsidRPr="00C1337C">
        <w:rPr>
          <w:b/>
          <w:color w:val="000000"/>
          <w:sz w:val="28"/>
          <w:szCs w:val="28"/>
          <w:highlight w:val="white"/>
          <w:lang w:val="en-US"/>
        </w:rPr>
        <w:t>)</w:t>
      </w:r>
    </w:p>
    <w:p w14:paraId="0000030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length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shape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rate</w:t>
      </w:r>
    </w:p>
    <w:p w14:paraId="0000030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time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linspace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r w:rsidRPr="00C1337C">
        <w:rPr>
          <w:color w:val="000000"/>
          <w:sz w:val="28"/>
          <w:szCs w:val="28"/>
          <w:highlight w:val="white"/>
          <w:lang w:val="en-US"/>
        </w:rPr>
        <w:t xml:space="preserve"> length</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31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lastRenderedPageBreak/>
        <w:t xml:space="preserve">        t0=0</w:t>
      </w:r>
    </w:p>
    <w:p w14:paraId="0000031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X </w:t>
      </w:r>
      <w:r w:rsidRPr="00C1337C">
        <w:rPr>
          <w:b/>
          <w:color w:val="000000"/>
          <w:sz w:val="28"/>
          <w:szCs w:val="28"/>
          <w:highlight w:val="white"/>
          <w:lang w:val="en-US"/>
        </w:rPr>
        <w:t>=</w:t>
      </w:r>
      <w:r w:rsidRPr="00C1337C">
        <w:rPr>
          <w:color w:val="000000"/>
          <w:sz w:val="28"/>
          <w:szCs w:val="28"/>
          <w:highlight w:val="white"/>
          <w:lang w:val="en-US"/>
        </w:rPr>
        <w:t xml:space="preserve"> X</w:t>
      </w:r>
      <w:proofErr w:type="gramStart"/>
      <w:r w:rsidRPr="00C1337C">
        <w:rPr>
          <w:b/>
          <w:color w:val="000000"/>
          <w:sz w:val="28"/>
          <w:szCs w:val="28"/>
          <w:highlight w:val="white"/>
          <w:lang w:val="en-US"/>
        </w:rPr>
        <w:t>[:,</w:t>
      </w:r>
      <w:proofErr w:type="gram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p>
    <w:p w14:paraId="0000031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data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pd</w:t>
      </w:r>
      <w:r w:rsidRPr="00C1337C">
        <w:rPr>
          <w:b/>
          <w:color w:val="000000"/>
          <w:sz w:val="28"/>
          <w:szCs w:val="28"/>
          <w:highlight w:val="white"/>
          <w:lang w:val="en-US"/>
        </w:rPr>
        <w:t>.</w:t>
      </w:r>
      <w:r w:rsidRPr="00C1337C">
        <w:rPr>
          <w:color w:val="000000"/>
          <w:sz w:val="28"/>
          <w:szCs w:val="28"/>
          <w:highlight w:val="white"/>
          <w:lang w:val="en-US"/>
        </w:rPr>
        <w:t>DataFrame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data</w:t>
      </w:r>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 xml:space="preserve"> columns</w:t>
      </w:r>
      <w:r w:rsidRPr="00C1337C">
        <w:rPr>
          <w:b/>
          <w:color w:val="000000"/>
          <w:sz w:val="28"/>
          <w:szCs w:val="28"/>
          <w:highlight w:val="white"/>
          <w:lang w:val="en-US"/>
        </w:rPr>
        <w:t>=[</w:t>
      </w:r>
      <w:r w:rsidRPr="00C1337C">
        <w:rPr>
          <w:color w:val="000000"/>
          <w:sz w:val="28"/>
          <w:szCs w:val="28"/>
          <w:highlight w:val="white"/>
          <w:lang w:val="en-US"/>
        </w:rPr>
        <w:t>'JJJ'</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dtype</w:t>
      </w:r>
      <w:proofErr w:type="spellEnd"/>
      <w:r w:rsidRPr="00C1337C">
        <w:rPr>
          <w:b/>
          <w:color w:val="000000"/>
          <w:sz w:val="28"/>
          <w:szCs w:val="28"/>
          <w:highlight w:val="white"/>
          <w:lang w:val="en-US"/>
        </w:rPr>
        <w:t>=float)</w:t>
      </w:r>
    </w:p>
    <w:p w14:paraId="0000031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dt=0.00002</w:t>
      </w:r>
    </w:p>
    <w:p w14:paraId="0000031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time </w:t>
      </w:r>
      <w:r w:rsidRPr="00C1337C">
        <w:rPr>
          <w:b/>
          <w:color w:val="000000"/>
          <w:sz w:val="28"/>
          <w:szCs w:val="28"/>
          <w:highlight w:val="white"/>
          <w:lang w:val="en-US"/>
        </w:rPr>
        <w:t>=</w:t>
      </w:r>
      <w:r w:rsidRPr="00C1337C">
        <w:rPr>
          <w:color w:val="000000"/>
          <w:sz w:val="28"/>
          <w:szCs w:val="28"/>
          <w:highlight w:val="white"/>
          <w:lang w:val="en-US"/>
        </w:rPr>
        <w:t xml:space="preserve"> t0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arange</w:t>
      </w:r>
      <w:proofErr w:type="spellEnd"/>
      <w:r w:rsidRPr="00C1337C">
        <w:rPr>
          <w:b/>
          <w:color w:val="000000"/>
          <w:sz w:val="28"/>
          <w:szCs w:val="28"/>
          <w:highlight w:val="white"/>
          <w:lang w:val="en-US"/>
        </w:rPr>
        <w:t>(</w:t>
      </w:r>
      <w:proofErr w:type="spellStart"/>
      <w:r w:rsidRPr="00C1337C">
        <w:rPr>
          <w:b/>
          <w:color w:val="000000"/>
          <w:sz w:val="28"/>
          <w:szCs w:val="28"/>
          <w:highlight w:val="white"/>
          <w:lang w:val="en-US"/>
        </w:rPr>
        <w:t>len</w:t>
      </w:r>
      <w:proofErr w:type="spellEnd"/>
      <w:r w:rsidRPr="00C1337C">
        <w:rPr>
          <w:b/>
          <w:color w:val="000000"/>
          <w:sz w:val="28"/>
          <w:szCs w:val="28"/>
          <w:highlight w:val="white"/>
          <w:lang w:val="en-US"/>
        </w:rPr>
        <w:t>(</w:t>
      </w:r>
      <w:r w:rsidRPr="00C1337C">
        <w:rPr>
          <w:color w:val="000000"/>
          <w:sz w:val="28"/>
          <w:szCs w:val="28"/>
          <w:highlight w:val="white"/>
          <w:lang w:val="en-US"/>
        </w:rPr>
        <w:t>data1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dt</w:t>
      </w:r>
    </w:p>
    <w:p w14:paraId="0000031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wavelet_used</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'cmor1-1.5'</w:t>
      </w:r>
    </w:p>
    <w:p w14:paraId="0000031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scales </w:t>
      </w:r>
      <w:r w:rsidRPr="00C1337C">
        <w:rPr>
          <w:b/>
          <w:color w:val="000000"/>
          <w:sz w:val="28"/>
          <w:szCs w:val="28"/>
          <w:highlight w:val="white"/>
          <w:lang w:val="en-US"/>
        </w:rPr>
        <w:t>=</w:t>
      </w:r>
      <w:r w:rsidRPr="00C1337C">
        <w:rPr>
          <w:color w:val="000000"/>
          <w:sz w:val="28"/>
          <w:szCs w:val="28"/>
          <w:highlight w:val="white"/>
          <w:lang w:val="en-US"/>
        </w:rPr>
        <w:t xml:space="preserve"> </w:t>
      </w:r>
      <w:proofErr w:type="gramStart"/>
      <w:r w:rsidRPr="00C1337C">
        <w:rPr>
          <w:color w:val="000000"/>
          <w:sz w:val="28"/>
          <w:szCs w:val="28"/>
          <w:highlight w:val="white"/>
          <w:lang w:val="en-US"/>
        </w:rPr>
        <w:t>scg</w:t>
      </w:r>
      <w:r w:rsidRPr="00C1337C">
        <w:rPr>
          <w:b/>
          <w:color w:val="000000"/>
          <w:sz w:val="28"/>
          <w:szCs w:val="28"/>
          <w:highlight w:val="white"/>
          <w:lang w:val="en-US"/>
        </w:rPr>
        <w:t>.</w:t>
      </w:r>
      <w:r w:rsidRPr="00C1337C">
        <w:rPr>
          <w:color w:val="000000"/>
          <w:sz w:val="28"/>
          <w:szCs w:val="28"/>
          <w:highlight w:val="white"/>
          <w:lang w:val="en-US"/>
        </w:rPr>
        <w:t>periods</w:t>
      </w:r>
      <w:proofErr w:type="gramEnd"/>
      <w:r w:rsidRPr="00C1337C">
        <w:rPr>
          <w:color w:val="000000"/>
          <w:sz w:val="28"/>
          <w:szCs w:val="28"/>
          <w:highlight w:val="white"/>
          <w:lang w:val="en-US"/>
        </w:rPr>
        <w:t>2scales</w:t>
      </w:r>
      <w:r w:rsidRPr="00C1337C">
        <w:rPr>
          <w:b/>
          <w:color w:val="000000"/>
          <w:sz w:val="28"/>
          <w:szCs w:val="28"/>
          <w:highlight w:val="white"/>
          <w:lang w:val="en-US"/>
        </w:rPr>
        <w:t>(</w:t>
      </w:r>
      <w:proofErr w:type="spell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arange</w:t>
      </w:r>
      <w:proofErr w:type="spellEnd"/>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 xml:space="preserve"> 32</w:t>
      </w:r>
      <w:r w:rsidRPr="00C1337C">
        <w:rPr>
          <w:b/>
          <w:color w:val="000000"/>
          <w:sz w:val="28"/>
          <w:szCs w:val="28"/>
          <w:highlight w:val="white"/>
          <w:lang w:val="en-US"/>
        </w:rPr>
        <w:t>))</w:t>
      </w:r>
    </w:p>
    <w:p w14:paraId="0000031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ax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scg</w:t>
      </w:r>
      <w:r w:rsidRPr="00C1337C">
        <w:rPr>
          <w:b/>
          <w:color w:val="000000"/>
          <w:sz w:val="28"/>
          <w:szCs w:val="28"/>
          <w:highlight w:val="white"/>
          <w:lang w:val="en-US"/>
        </w:rPr>
        <w:t>.</w:t>
      </w:r>
      <w:r w:rsidRPr="00C1337C">
        <w:rPr>
          <w:color w:val="000000"/>
          <w:sz w:val="28"/>
          <w:szCs w:val="28"/>
          <w:highlight w:val="white"/>
          <w:lang w:val="en-US"/>
        </w:rPr>
        <w:t>cws</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time</w:t>
      </w:r>
      <w:r w:rsidRPr="00C1337C">
        <w:rPr>
          <w:b/>
          <w:color w:val="000000"/>
          <w:sz w:val="28"/>
          <w:szCs w:val="28"/>
          <w:highlight w:val="white"/>
          <w:lang w:val="en-US"/>
        </w:rPr>
        <w:t>,</w:t>
      </w:r>
      <w:r w:rsidRPr="00C1337C">
        <w:rPr>
          <w:color w:val="000000"/>
          <w:sz w:val="28"/>
          <w:szCs w:val="28"/>
          <w:highlight w:val="white"/>
          <w:lang w:val="en-US"/>
        </w:rPr>
        <w:t xml:space="preserve"> data1</w:t>
      </w:r>
      <w:r w:rsidRPr="00C1337C">
        <w:rPr>
          <w:b/>
          <w:color w:val="000000"/>
          <w:sz w:val="28"/>
          <w:szCs w:val="28"/>
          <w:highlight w:val="white"/>
          <w:lang w:val="en-US"/>
        </w:rPr>
        <w:t>,</w:t>
      </w:r>
      <w:r w:rsidRPr="00C1337C">
        <w:rPr>
          <w:color w:val="000000"/>
          <w:sz w:val="28"/>
          <w:szCs w:val="28"/>
          <w:highlight w:val="white"/>
          <w:lang w:val="en-US"/>
        </w:rPr>
        <w:t xml:space="preserve"> scales</w:t>
      </w:r>
      <w:r w:rsidRPr="00C1337C">
        <w:rPr>
          <w:b/>
          <w:color w:val="000000"/>
          <w:sz w:val="28"/>
          <w:szCs w:val="28"/>
          <w:highlight w:val="white"/>
          <w:lang w:val="en-US"/>
        </w:rPr>
        <w:t>=</w:t>
      </w:r>
      <w:r w:rsidRPr="00C1337C">
        <w:rPr>
          <w:color w:val="000000"/>
          <w:sz w:val="28"/>
          <w:szCs w:val="28"/>
          <w:highlight w:val="white"/>
          <w:lang w:val="en-US"/>
        </w:rPr>
        <w:t>scales</w:t>
      </w:r>
      <w:r w:rsidRPr="00C1337C">
        <w:rPr>
          <w:b/>
          <w:color w:val="000000"/>
          <w:sz w:val="28"/>
          <w:szCs w:val="28"/>
          <w:highlight w:val="white"/>
          <w:lang w:val="en-US"/>
        </w:rPr>
        <w:t>,</w:t>
      </w:r>
      <w:r w:rsidRPr="00C1337C">
        <w:rPr>
          <w:color w:val="000000"/>
          <w:sz w:val="28"/>
          <w:szCs w:val="28"/>
          <w:highlight w:val="white"/>
          <w:lang w:val="en-US"/>
        </w:rPr>
        <w:t xml:space="preserve"> wavelet</w:t>
      </w:r>
      <w:r w:rsidRPr="00C1337C">
        <w:rPr>
          <w:b/>
          <w:color w:val="000000"/>
          <w:sz w:val="28"/>
          <w:szCs w:val="28"/>
          <w:highlight w:val="white"/>
          <w:lang w:val="en-US"/>
        </w:rPr>
        <w:t>=</w:t>
      </w:r>
      <w:r w:rsidRPr="00C1337C">
        <w:rPr>
          <w:color w:val="000000"/>
          <w:sz w:val="28"/>
          <w:szCs w:val="28"/>
          <w:highlight w:val="white"/>
          <w:lang w:val="en-US"/>
        </w:rPr>
        <w:t>wavelet</w:t>
      </w:r>
      <w:r w:rsidRPr="00C1337C">
        <w:rPr>
          <w:b/>
          <w:color w:val="000000"/>
          <w:sz w:val="28"/>
          <w:szCs w:val="28"/>
          <w:highlight w:val="white"/>
          <w:lang w:val="en-US"/>
        </w:rPr>
        <w:t>,</w:t>
      </w:r>
    </w:p>
    <w:p w14:paraId="0000031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cmap</w:t>
      </w:r>
      <w:proofErr w:type="spellEnd"/>
      <w:r w:rsidRPr="00C1337C">
        <w:rPr>
          <w:b/>
          <w:color w:val="000000"/>
          <w:sz w:val="28"/>
          <w:szCs w:val="28"/>
          <w:highlight w:val="white"/>
          <w:lang w:val="en-US"/>
        </w:rPr>
        <w:t>=</w:t>
      </w:r>
      <w:r w:rsidRPr="00C1337C">
        <w:rPr>
          <w:color w:val="000000"/>
          <w:sz w:val="28"/>
          <w:szCs w:val="28"/>
          <w:highlight w:val="white"/>
          <w:lang w:val="en-US"/>
        </w:rPr>
        <w:t>"jet"</w:t>
      </w:r>
      <w:r w:rsidRPr="00C1337C">
        <w:rPr>
          <w:b/>
          <w:color w:val="000000"/>
          <w:sz w:val="28"/>
          <w:szCs w:val="28"/>
          <w:highlight w:val="white"/>
          <w:lang w:val="en-US"/>
        </w:rPr>
        <w:t>,</w:t>
      </w:r>
      <w:r w:rsidRPr="00C1337C">
        <w:rPr>
          <w:color w:val="000000"/>
          <w:sz w:val="28"/>
          <w:szCs w:val="28"/>
          <w:highlight w:val="white"/>
          <w:lang w:val="en-US"/>
        </w:rPr>
        <w:t xml:space="preserve"> cbar</w:t>
      </w:r>
      <w:r w:rsidRPr="00C1337C">
        <w:rPr>
          <w:b/>
          <w:color w:val="000000"/>
          <w:sz w:val="28"/>
          <w:szCs w:val="28"/>
          <w:highlight w:val="white"/>
          <w:lang w:val="en-US"/>
        </w:rPr>
        <w:t>=None,</w:t>
      </w:r>
      <w:r w:rsidRPr="00C1337C">
        <w:rPr>
          <w:color w:val="000000"/>
          <w:sz w:val="28"/>
          <w:szCs w:val="28"/>
          <w:highlight w:val="white"/>
          <w:lang w:val="en-US"/>
        </w:rPr>
        <w:t xml:space="preserve"> </w:t>
      </w:r>
      <w:proofErr w:type="spellStart"/>
      <w:r w:rsidRPr="00C1337C">
        <w:rPr>
          <w:color w:val="000000"/>
          <w:sz w:val="28"/>
          <w:szCs w:val="28"/>
          <w:highlight w:val="white"/>
          <w:lang w:val="en-US"/>
        </w:rPr>
        <w:t>xlabel</w:t>
      </w:r>
      <w:proofErr w:type="spellEnd"/>
      <w:r w:rsidRPr="00C1337C">
        <w:rPr>
          <w:b/>
          <w:color w:val="000000"/>
          <w:sz w:val="28"/>
          <w:szCs w:val="28"/>
          <w:highlight w:val="white"/>
          <w:lang w:val="en-US"/>
        </w:rPr>
        <w:t>=</w:t>
      </w:r>
      <w:r w:rsidRPr="00C1337C">
        <w:rPr>
          <w:color w:val="000000"/>
          <w:sz w:val="28"/>
          <w:szCs w:val="28"/>
          <w:highlight w:val="white"/>
          <w:lang w:val="en-US"/>
        </w:rPr>
        <w:t>""</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yscale</w:t>
      </w:r>
      <w:proofErr w:type="spellEnd"/>
      <w:r w:rsidRPr="00C1337C">
        <w:rPr>
          <w:b/>
          <w:color w:val="000000"/>
          <w:sz w:val="28"/>
          <w:szCs w:val="28"/>
          <w:highlight w:val="white"/>
          <w:lang w:val="en-US"/>
        </w:rPr>
        <w:t>=</w:t>
      </w:r>
      <w:r w:rsidRPr="00C1337C">
        <w:rPr>
          <w:color w:val="000000"/>
          <w:sz w:val="28"/>
          <w:szCs w:val="28"/>
          <w:highlight w:val="white"/>
          <w:lang w:val="en-US"/>
        </w:rPr>
        <w:t>"linear"</w:t>
      </w:r>
      <w:r w:rsidRPr="00C1337C">
        <w:rPr>
          <w:b/>
          <w:color w:val="000000"/>
          <w:sz w:val="28"/>
          <w:szCs w:val="28"/>
          <w:highlight w:val="white"/>
          <w:lang w:val="en-US"/>
        </w:rPr>
        <w:t>,</w:t>
      </w:r>
    </w:p>
    <w:p w14:paraId="00000319"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rPr>
      </w:pPr>
      <w:r w:rsidRPr="00C1337C">
        <w:rPr>
          <w:color w:val="000000"/>
          <w:sz w:val="28"/>
          <w:szCs w:val="28"/>
          <w:highlight w:val="white"/>
          <w:lang w:val="en-US"/>
        </w:rPr>
        <w:t xml:space="preserve">                     </w:t>
      </w:r>
      <w:proofErr w:type="spellStart"/>
      <w:r>
        <w:rPr>
          <w:color w:val="000000"/>
          <w:sz w:val="28"/>
          <w:szCs w:val="28"/>
          <w:highlight w:val="white"/>
        </w:rPr>
        <w:t>title</w:t>
      </w:r>
      <w:proofErr w:type="spellEnd"/>
      <w:r>
        <w:rPr>
          <w:b/>
          <w:color w:val="000000"/>
          <w:sz w:val="28"/>
          <w:szCs w:val="28"/>
          <w:highlight w:val="white"/>
        </w:rPr>
        <w:t>=</w:t>
      </w:r>
      <w:r>
        <w:rPr>
          <w:color w:val="000000"/>
          <w:sz w:val="28"/>
          <w:szCs w:val="28"/>
          <w:highlight w:val="white"/>
        </w:rPr>
        <w:t>'Вейвлет преобразование'</w:t>
      </w:r>
      <w:r>
        <w:rPr>
          <w:b/>
          <w:color w:val="000000"/>
          <w:sz w:val="28"/>
          <w:szCs w:val="28"/>
          <w:highlight w:val="white"/>
        </w:rPr>
        <w:t>)</w:t>
      </w:r>
    </w:p>
    <w:p w14:paraId="0000031A"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rPr>
      </w:pPr>
      <w:r>
        <w:rPr>
          <w:color w:val="000000"/>
          <w:sz w:val="28"/>
          <w:szCs w:val="28"/>
          <w:highlight w:val="white"/>
        </w:rPr>
        <w:t xml:space="preserve">        </w:t>
      </w:r>
      <w:proofErr w:type="spellStart"/>
      <w:r>
        <w:rPr>
          <w:color w:val="000000"/>
          <w:sz w:val="28"/>
          <w:szCs w:val="28"/>
          <w:highlight w:val="white"/>
        </w:rPr>
        <w:t>pad_inches</w:t>
      </w:r>
      <w:proofErr w:type="spellEnd"/>
      <w:r>
        <w:rPr>
          <w:color w:val="000000"/>
          <w:sz w:val="28"/>
          <w:szCs w:val="28"/>
          <w:highlight w:val="white"/>
        </w:rPr>
        <w:t xml:space="preserve"> </w:t>
      </w:r>
      <w:r>
        <w:rPr>
          <w:b/>
          <w:color w:val="000000"/>
          <w:sz w:val="28"/>
          <w:szCs w:val="28"/>
          <w:highlight w:val="white"/>
        </w:rPr>
        <w:t>=</w:t>
      </w:r>
      <w:r>
        <w:rPr>
          <w:color w:val="000000"/>
          <w:sz w:val="28"/>
          <w:szCs w:val="28"/>
          <w:highlight w:val="white"/>
        </w:rPr>
        <w:t xml:space="preserve"> 0</w:t>
      </w:r>
    </w:p>
    <w:p w14:paraId="0000031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Pr>
          <w:color w:val="000000"/>
          <w:sz w:val="28"/>
          <w:szCs w:val="28"/>
          <w:highlight w:val="white"/>
        </w:rPr>
        <w:t xml:space="preserve">        </w:t>
      </w:r>
      <w:r w:rsidRPr="00C1337C">
        <w:rPr>
          <w:color w:val="000000"/>
          <w:sz w:val="28"/>
          <w:szCs w:val="28"/>
          <w:highlight w:val="white"/>
          <w:lang w:val="en-US"/>
        </w:rPr>
        <w:t>axis</w:t>
      </w:r>
      <w:r w:rsidRPr="00C1337C">
        <w:rPr>
          <w:b/>
          <w:color w:val="000000"/>
          <w:sz w:val="28"/>
          <w:szCs w:val="28"/>
          <w:highlight w:val="white"/>
          <w:lang w:val="en-US"/>
        </w:rPr>
        <w:t>(</w:t>
      </w:r>
      <w:r w:rsidRPr="00C1337C">
        <w:rPr>
          <w:color w:val="000000"/>
          <w:sz w:val="28"/>
          <w:szCs w:val="28"/>
          <w:highlight w:val="white"/>
          <w:lang w:val="en-US"/>
        </w:rPr>
        <w:t>'off'</w:t>
      </w:r>
      <w:r w:rsidRPr="00C1337C">
        <w:rPr>
          <w:b/>
          <w:color w:val="000000"/>
          <w:sz w:val="28"/>
          <w:szCs w:val="28"/>
          <w:highlight w:val="white"/>
          <w:lang w:val="en-US"/>
        </w:rPr>
        <w:t>)</w:t>
      </w:r>
    </w:p>
    <w:p w14:paraId="0000031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mkdir</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'Plots/'</w:t>
      </w:r>
      <w:r w:rsidRPr="00C1337C">
        <w:rPr>
          <w:b/>
          <w:color w:val="000000"/>
          <w:sz w:val="28"/>
          <w:szCs w:val="28"/>
          <w:highlight w:val="white"/>
          <w:lang w:val="en-US"/>
        </w:rPr>
        <w:t>+</w:t>
      </w:r>
      <w:proofErr w:type="spellStart"/>
      <w:r w:rsidRPr="00C1337C">
        <w:rPr>
          <w:color w:val="000000"/>
          <w:sz w:val="28"/>
          <w:szCs w:val="28"/>
          <w:highlight w:val="white"/>
          <w:lang w:val="en-US"/>
        </w:rPr>
        <w:t>name_split</w:t>
      </w:r>
      <w:proofErr w:type="spellEnd"/>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p>
    <w:p w14:paraId="0000031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savefig</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 xml:space="preserve">'Plots/'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str(</w:t>
      </w:r>
      <w:proofErr w:type="spellStart"/>
      <w:r w:rsidRPr="00C1337C">
        <w:rPr>
          <w:color w:val="000000"/>
          <w:sz w:val="28"/>
          <w:szCs w:val="28"/>
          <w:highlight w:val="white"/>
          <w:lang w:val="en-US"/>
        </w:rPr>
        <w:t>name_split</w:t>
      </w:r>
      <w:proofErr w:type="spellEnd"/>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name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png</w:t>
      </w:r>
      <w:proofErr w:type="spellEnd"/>
      <w:r w:rsidRPr="00C1337C">
        <w:rPr>
          <w:color w:val="000000"/>
          <w:sz w:val="28"/>
          <w:szCs w:val="28"/>
          <w:highlight w:val="white"/>
          <w:lang w:val="en-US"/>
        </w:rPr>
        <w:t>'</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bbox_inches</w:t>
      </w:r>
      <w:proofErr w:type="spellEnd"/>
      <w:r w:rsidRPr="00C1337C">
        <w:rPr>
          <w:b/>
          <w:color w:val="000000"/>
          <w:sz w:val="28"/>
          <w:szCs w:val="28"/>
          <w:highlight w:val="white"/>
          <w:lang w:val="en-US"/>
        </w:rPr>
        <w:t>=</w:t>
      </w:r>
      <w:r w:rsidRPr="00C1337C">
        <w:rPr>
          <w:color w:val="000000"/>
          <w:sz w:val="28"/>
          <w:szCs w:val="28"/>
          <w:highlight w:val="white"/>
          <w:lang w:val="en-US"/>
        </w:rPr>
        <w:t>'tight'</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pad_inches</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0</w:t>
      </w:r>
      <w:r w:rsidRPr="00C1337C">
        <w:rPr>
          <w:b/>
          <w:color w:val="000000"/>
          <w:sz w:val="28"/>
          <w:szCs w:val="28"/>
          <w:highlight w:val="white"/>
          <w:lang w:val="en-US"/>
        </w:rPr>
        <w:t>)</w:t>
      </w:r>
    </w:p>
    <w:p w14:paraId="0000031E" w14:textId="77777777" w:rsidR="00C5037E" w:rsidRPr="00C1337C" w:rsidRDefault="00C5037E">
      <w:pPr>
        <w:pBdr>
          <w:top w:val="nil"/>
          <w:left w:val="nil"/>
          <w:bottom w:val="nil"/>
          <w:right w:val="nil"/>
          <w:between w:val="nil"/>
        </w:pBdr>
        <w:spacing w:line="360" w:lineRule="auto"/>
        <w:ind w:right="61"/>
        <w:rPr>
          <w:color w:val="000000"/>
          <w:sz w:val="28"/>
          <w:szCs w:val="28"/>
          <w:lang w:val="en-US"/>
        </w:rPr>
      </w:pPr>
    </w:p>
    <w:p w14:paraId="0000031F"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Пример полученного файла:</w:t>
      </w:r>
    </w:p>
    <w:p w14:paraId="00000320" w14:textId="77777777" w:rsidR="00C5037E" w:rsidRDefault="00E71261">
      <w:pPr>
        <w:pBdr>
          <w:top w:val="nil"/>
          <w:left w:val="nil"/>
          <w:bottom w:val="nil"/>
          <w:right w:val="nil"/>
          <w:between w:val="nil"/>
        </w:pBdr>
        <w:spacing w:line="360" w:lineRule="auto"/>
        <w:ind w:right="61"/>
        <w:jc w:val="center"/>
        <w:rPr>
          <w:color w:val="000000"/>
          <w:sz w:val="28"/>
          <w:szCs w:val="28"/>
        </w:rPr>
      </w:pPr>
      <w:r>
        <w:rPr>
          <w:noProof/>
          <w:color w:val="000000"/>
          <w:sz w:val="28"/>
          <w:szCs w:val="28"/>
        </w:rPr>
        <w:drawing>
          <wp:inline distT="0" distB="0" distL="0" distR="0" wp14:anchorId="3449B088" wp14:editId="0A0621F5">
            <wp:extent cx="4820261" cy="361912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820261" cy="3619120"/>
                    </a:xfrm>
                    <a:prstGeom prst="rect">
                      <a:avLst/>
                    </a:prstGeom>
                    <a:ln/>
                  </pic:spPr>
                </pic:pic>
              </a:graphicData>
            </a:graphic>
          </wp:inline>
        </w:drawing>
      </w:r>
    </w:p>
    <w:p w14:paraId="00000321" w14:textId="77777777" w:rsidR="00C5037E" w:rsidRDefault="00C5037E">
      <w:pPr>
        <w:pBdr>
          <w:top w:val="nil"/>
          <w:left w:val="nil"/>
          <w:bottom w:val="nil"/>
          <w:right w:val="nil"/>
          <w:between w:val="nil"/>
        </w:pBdr>
        <w:spacing w:line="360" w:lineRule="auto"/>
        <w:ind w:right="61"/>
        <w:rPr>
          <w:color w:val="000000"/>
          <w:sz w:val="28"/>
          <w:szCs w:val="28"/>
        </w:rPr>
      </w:pPr>
    </w:p>
    <w:p w14:paraId="00000322" w14:textId="14757559" w:rsidR="00C5037E" w:rsidRDefault="00E71261">
      <w:pPr>
        <w:pBdr>
          <w:top w:val="nil"/>
          <w:left w:val="nil"/>
          <w:bottom w:val="nil"/>
          <w:right w:val="nil"/>
          <w:between w:val="nil"/>
        </w:pBdr>
        <w:spacing w:line="360" w:lineRule="auto"/>
        <w:ind w:right="61"/>
        <w:jc w:val="center"/>
        <w:rPr>
          <w:color w:val="000000"/>
          <w:sz w:val="28"/>
          <w:szCs w:val="28"/>
        </w:rPr>
      </w:pPr>
      <w:r>
        <w:rPr>
          <w:color w:val="000000"/>
          <w:sz w:val="28"/>
          <w:szCs w:val="28"/>
        </w:rPr>
        <w:t>Рис</w:t>
      </w:r>
      <w:r w:rsidR="003A1E42">
        <w:rPr>
          <w:color w:val="000000"/>
          <w:sz w:val="28"/>
          <w:szCs w:val="28"/>
        </w:rPr>
        <w:t>унок</w:t>
      </w:r>
      <w:r>
        <w:rPr>
          <w:color w:val="000000"/>
          <w:sz w:val="28"/>
          <w:szCs w:val="28"/>
        </w:rPr>
        <w:t xml:space="preserve"> 3.2 </w:t>
      </w:r>
      <w:r w:rsidR="003A1E42">
        <w:rPr>
          <w:color w:val="000000"/>
          <w:sz w:val="28"/>
          <w:szCs w:val="28"/>
        </w:rPr>
        <w:t xml:space="preserve">- </w:t>
      </w:r>
      <w:r>
        <w:rPr>
          <w:color w:val="000000"/>
          <w:sz w:val="28"/>
          <w:szCs w:val="28"/>
        </w:rPr>
        <w:t xml:space="preserve">Вейвлет - </w:t>
      </w:r>
      <w:proofErr w:type="spellStart"/>
      <w:r>
        <w:rPr>
          <w:color w:val="000000"/>
          <w:sz w:val="28"/>
          <w:szCs w:val="28"/>
        </w:rPr>
        <w:t>скалограмма</w:t>
      </w:r>
      <w:proofErr w:type="spellEnd"/>
      <w:r>
        <w:rPr>
          <w:color w:val="000000"/>
          <w:sz w:val="28"/>
          <w:szCs w:val="28"/>
        </w:rPr>
        <w:t xml:space="preserve"> записи кашля</w:t>
      </w:r>
    </w:p>
    <w:p w14:paraId="00000323" w14:textId="77777777" w:rsidR="00C5037E" w:rsidRDefault="00C5037E">
      <w:pPr>
        <w:pBdr>
          <w:top w:val="nil"/>
          <w:left w:val="nil"/>
          <w:bottom w:val="nil"/>
          <w:right w:val="nil"/>
          <w:between w:val="nil"/>
        </w:pBdr>
        <w:spacing w:line="360" w:lineRule="auto"/>
        <w:ind w:right="61"/>
        <w:rPr>
          <w:color w:val="000000"/>
          <w:sz w:val="28"/>
          <w:szCs w:val="28"/>
        </w:rPr>
      </w:pPr>
    </w:p>
    <w:p w14:paraId="00000324" w14:textId="77777777" w:rsidR="00C5037E" w:rsidRDefault="00E71261" w:rsidP="0011058E">
      <w:pPr>
        <w:pBdr>
          <w:top w:val="nil"/>
          <w:left w:val="nil"/>
          <w:bottom w:val="nil"/>
          <w:right w:val="nil"/>
          <w:between w:val="nil"/>
        </w:pBdr>
        <w:spacing w:line="360" w:lineRule="auto"/>
        <w:ind w:right="61" w:firstLine="720"/>
        <w:jc w:val="both"/>
        <w:rPr>
          <w:color w:val="000000"/>
          <w:sz w:val="28"/>
          <w:szCs w:val="28"/>
        </w:rPr>
      </w:pPr>
      <w:r>
        <w:rPr>
          <w:color w:val="000000"/>
          <w:sz w:val="28"/>
          <w:szCs w:val="28"/>
        </w:rPr>
        <w:t>Аналогичная вышеописанной функция, предназначение которой делать только одно вейвлет преобразование выбранного файла, в отличии от целой папки с файлами. Данная функция используется для упрощения работы с интерфейсом и помогает делать предсказания. Также она сохраняет визуализацию звукового файла для его отображения в дальнейшем.</w:t>
      </w:r>
    </w:p>
    <w:p w14:paraId="00000325" w14:textId="77777777" w:rsidR="00C5037E" w:rsidRDefault="00C5037E">
      <w:pPr>
        <w:pBdr>
          <w:top w:val="nil"/>
          <w:left w:val="nil"/>
          <w:bottom w:val="nil"/>
          <w:right w:val="nil"/>
          <w:between w:val="nil"/>
        </w:pBdr>
        <w:spacing w:line="360" w:lineRule="auto"/>
        <w:ind w:right="61"/>
        <w:rPr>
          <w:color w:val="000000"/>
          <w:sz w:val="28"/>
          <w:szCs w:val="28"/>
        </w:rPr>
      </w:pPr>
    </w:p>
    <w:p w14:paraId="00000326" w14:textId="77777777" w:rsidR="00C5037E" w:rsidRDefault="00C5037E">
      <w:pPr>
        <w:pBdr>
          <w:top w:val="nil"/>
          <w:left w:val="nil"/>
          <w:bottom w:val="nil"/>
          <w:right w:val="nil"/>
          <w:between w:val="nil"/>
        </w:pBdr>
        <w:spacing w:line="360" w:lineRule="auto"/>
        <w:ind w:right="61"/>
        <w:rPr>
          <w:color w:val="000000"/>
          <w:sz w:val="28"/>
          <w:szCs w:val="28"/>
        </w:rPr>
      </w:pPr>
    </w:p>
    <w:p w14:paraId="0000032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w:t>
      </w:r>
      <w:proofErr w:type="spellStart"/>
      <w:r w:rsidRPr="00C1337C">
        <w:rPr>
          <w:color w:val="000000"/>
          <w:sz w:val="28"/>
          <w:szCs w:val="28"/>
          <w:highlight w:val="white"/>
          <w:lang w:val="en-US"/>
        </w:rPr>
        <w:t>wavelet_solo</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fullname</w:t>
      </w:r>
      <w:proofErr w:type="spellEnd"/>
      <w:r w:rsidRPr="00C1337C">
        <w:rPr>
          <w:b/>
          <w:color w:val="000000"/>
          <w:sz w:val="28"/>
          <w:szCs w:val="28"/>
          <w:highlight w:val="white"/>
          <w:lang w:val="en-US"/>
        </w:rPr>
        <w:t>):</w:t>
      </w:r>
    </w:p>
    <w:p w14:paraId="0000032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rate</w:t>
      </w:r>
      <w:r w:rsidRPr="00C1337C">
        <w:rPr>
          <w:b/>
          <w:color w:val="000000"/>
          <w:sz w:val="28"/>
          <w:szCs w:val="28"/>
          <w:highlight w:val="white"/>
          <w:lang w:val="en-US"/>
        </w:rPr>
        <w:t>,</w:t>
      </w:r>
      <w:r w:rsidRPr="00C1337C">
        <w:rPr>
          <w:color w:val="000000"/>
          <w:sz w:val="28"/>
          <w:szCs w:val="28"/>
          <w:highlight w:val="white"/>
          <w:lang w:val="en-US"/>
        </w:rPr>
        <w:t xml:space="preserve"> X</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wavfile</w:t>
      </w:r>
      <w:r w:rsidRPr="00C1337C">
        <w:rPr>
          <w:b/>
          <w:color w:val="000000"/>
          <w:sz w:val="28"/>
          <w:szCs w:val="28"/>
          <w:highlight w:val="white"/>
          <w:lang w:val="en-US"/>
        </w:rPr>
        <w:t>.</w:t>
      </w:r>
      <w:r w:rsidRPr="00C1337C">
        <w:rPr>
          <w:color w:val="000000"/>
          <w:sz w:val="28"/>
          <w:szCs w:val="28"/>
          <w:highlight w:val="white"/>
          <w:lang w:val="en-US"/>
        </w:rPr>
        <w:t>read</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fullname</w:t>
      </w:r>
      <w:proofErr w:type="spellEnd"/>
      <w:r w:rsidRPr="00C1337C">
        <w:rPr>
          <w:b/>
          <w:color w:val="000000"/>
          <w:sz w:val="28"/>
          <w:szCs w:val="28"/>
          <w:highlight w:val="white"/>
          <w:lang w:val="en-US"/>
        </w:rPr>
        <w:t>)</w:t>
      </w:r>
    </w:p>
    <w:p w14:paraId="0000032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name_split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fullname</w:t>
      </w:r>
      <w:r w:rsidRPr="00C1337C">
        <w:rPr>
          <w:b/>
          <w:color w:val="000000"/>
          <w:sz w:val="28"/>
          <w:szCs w:val="28"/>
          <w:highlight w:val="white"/>
          <w:lang w:val="en-US"/>
        </w:rPr>
        <w:t>.</w:t>
      </w:r>
      <w:r w:rsidRPr="00C1337C">
        <w:rPr>
          <w:color w:val="000000"/>
          <w:sz w:val="28"/>
          <w:szCs w:val="28"/>
          <w:highlight w:val="white"/>
          <w:lang w:val="en-US"/>
        </w:rPr>
        <w:t>split</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t>
      </w:r>
      <w:r w:rsidRPr="00C1337C">
        <w:rPr>
          <w:b/>
          <w:color w:val="000000"/>
          <w:sz w:val="28"/>
          <w:szCs w:val="28"/>
          <w:highlight w:val="white"/>
          <w:lang w:val="en-US"/>
        </w:rPr>
        <w:t>)</w:t>
      </w:r>
    </w:p>
    <w:p w14:paraId="0000032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length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shape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rate</w:t>
      </w:r>
    </w:p>
    <w:p w14:paraId="0000032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time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linspace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r w:rsidRPr="00C1337C">
        <w:rPr>
          <w:color w:val="000000"/>
          <w:sz w:val="28"/>
          <w:szCs w:val="28"/>
          <w:highlight w:val="white"/>
          <w:lang w:val="en-US"/>
        </w:rPr>
        <w:t xml:space="preserve"> length</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shape</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32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plt</w:t>
      </w:r>
      <w:r w:rsidRPr="00C1337C">
        <w:rPr>
          <w:b/>
          <w:color w:val="000000"/>
          <w:sz w:val="28"/>
          <w:szCs w:val="28"/>
          <w:highlight w:val="white"/>
          <w:lang w:val="en-US"/>
        </w:rPr>
        <w:t>.</w:t>
      </w:r>
      <w:r w:rsidRPr="00C1337C">
        <w:rPr>
          <w:color w:val="000000"/>
          <w:sz w:val="28"/>
          <w:szCs w:val="28"/>
          <w:highlight w:val="white"/>
          <w:lang w:val="en-US"/>
        </w:rPr>
        <w:t>plot</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time</w:t>
      </w:r>
      <w:r w:rsidRPr="00C1337C">
        <w:rPr>
          <w:b/>
          <w:color w:val="000000"/>
          <w:sz w:val="28"/>
          <w:szCs w:val="28"/>
          <w:highlight w:val="white"/>
          <w:lang w:val="en-US"/>
        </w:rPr>
        <w:t>,</w:t>
      </w:r>
      <w:r w:rsidRPr="00C1337C">
        <w:rPr>
          <w:color w:val="000000"/>
          <w:sz w:val="28"/>
          <w:szCs w:val="28"/>
          <w:highlight w:val="white"/>
          <w:lang w:val="en-US"/>
        </w:rPr>
        <w:t xml:space="preserve"> X</w:t>
      </w:r>
      <w:r w:rsidRPr="00C1337C">
        <w:rPr>
          <w:b/>
          <w:color w:val="000000"/>
          <w:sz w:val="28"/>
          <w:szCs w:val="28"/>
          <w:highlight w:val="white"/>
          <w:lang w:val="en-US"/>
        </w:rPr>
        <w:t>)</w:t>
      </w:r>
    </w:p>
    <w:p w14:paraId="0000032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plt</w:t>
      </w:r>
      <w:r w:rsidRPr="00C1337C">
        <w:rPr>
          <w:b/>
          <w:color w:val="000000"/>
          <w:sz w:val="28"/>
          <w:szCs w:val="28"/>
          <w:highlight w:val="white"/>
          <w:lang w:val="en-US"/>
        </w:rPr>
        <w:t>.</w:t>
      </w:r>
      <w:r w:rsidRPr="00C1337C">
        <w:rPr>
          <w:color w:val="000000"/>
          <w:sz w:val="28"/>
          <w:szCs w:val="28"/>
          <w:highlight w:val="white"/>
          <w:lang w:val="en-US"/>
        </w:rPr>
        <w:t>xlabel</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"Time [s]"</w:t>
      </w:r>
      <w:r w:rsidRPr="00C1337C">
        <w:rPr>
          <w:b/>
          <w:color w:val="000000"/>
          <w:sz w:val="28"/>
          <w:szCs w:val="28"/>
          <w:highlight w:val="white"/>
          <w:lang w:val="en-US"/>
        </w:rPr>
        <w:t>)</w:t>
      </w:r>
    </w:p>
    <w:p w14:paraId="0000032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plt</w:t>
      </w:r>
      <w:r w:rsidRPr="00C1337C">
        <w:rPr>
          <w:b/>
          <w:color w:val="000000"/>
          <w:sz w:val="28"/>
          <w:szCs w:val="28"/>
          <w:highlight w:val="white"/>
          <w:lang w:val="en-US"/>
        </w:rPr>
        <w:t>.</w:t>
      </w:r>
      <w:r w:rsidRPr="00C1337C">
        <w:rPr>
          <w:color w:val="000000"/>
          <w:sz w:val="28"/>
          <w:szCs w:val="28"/>
          <w:highlight w:val="white"/>
          <w:lang w:val="en-US"/>
        </w:rPr>
        <w:t>ylabel</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"Amplitude"</w:t>
      </w:r>
      <w:r w:rsidRPr="00C1337C">
        <w:rPr>
          <w:b/>
          <w:color w:val="000000"/>
          <w:sz w:val="28"/>
          <w:szCs w:val="28"/>
          <w:highlight w:val="white"/>
          <w:lang w:val="en-US"/>
        </w:rPr>
        <w:t>)</w:t>
      </w:r>
    </w:p>
    <w:p w14:paraId="0000032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plt</w:t>
      </w:r>
      <w:r w:rsidRPr="00C1337C">
        <w:rPr>
          <w:b/>
          <w:color w:val="000000"/>
          <w:sz w:val="28"/>
          <w:szCs w:val="28"/>
          <w:highlight w:val="white"/>
          <w:lang w:val="en-US"/>
        </w:rPr>
        <w:t>.</w:t>
      </w:r>
      <w:r w:rsidRPr="00C1337C">
        <w:rPr>
          <w:color w:val="000000"/>
          <w:sz w:val="28"/>
          <w:szCs w:val="28"/>
          <w:highlight w:val="white"/>
          <w:lang w:val="en-US"/>
        </w:rPr>
        <w:t>title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t>
      </w:r>
      <w:r>
        <w:rPr>
          <w:color w:val="000000"/>
          <w:sz w:val="28"/>
          <w:szCs w:val="28"/>
          <w:highlight w:val="white"/>
        </w:rPr>
        <w:t>Звук</w:t>
      </w:r>
      <w:r w:rsidRPr="00C1337C">
        <w:rPr>
          <w:color w:val="000000"/>
          <w:sz w:val="28"/>
          <w:szCs w:val="28"/>
          <w:highlight w:val="white"/>
          <w:lang w:val="en-US"/>
        </w:rPr>
        <w:t>'</w:t>
      </w:r>
      <w:r w:rsidRPr="00C1337C">
        <w:rPr>
          <w:b/>
          <w:color w:val="000000"/>
          <w:sz w:val="28"/>
          <w:szCs w:val="28"/>
          <w:highlight w:val="white"/>
          <w:lang w:val="en-US"/>
        </w:rPr>
        <w:t>)</w:t>
      </w:r>
    </w:p>
    <w:p w14:paraId="0000033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plt</w:t>
      </w:r>
      <w:r w:rsidRPr="00C1337C">
        <w:rPr>
          <w:b/>
          <w:color w:val="000000"/>
          <w:sz w:val="28"/>
          <w:szCs w:val="28"/>
          <w:highlight w:val="white"/>
          <w:lang w:val="en-US"/>
        </w:rPr>
        <w:t>.</w:t>
      </w:r>
      <w:r w:rsidRPr="00C1337C">
        <w:rPr>
          <w:color w:val="000000"/>
          <w:sz w:val="28"/>
          <w:szCs w:val="28"/>
          <w:highlight w:val="white"/>
          <w:lang w:val="en-US"/>
        </w:rPr>
        <w:t>savefig</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'data/test/sound.</w:t>
      </w:r>
      <w:proofErr w:type="spellStart"/>
      <w:r w:rsidRPr="00C1337C">
        <w:rPr>
          <w:color w:val="000000"/>
          <w:sz w:val="28"/>
          <w:szCs w:val="28"/>
          <w:highlight w:val="white"/>
          <w:lang w:val="en-US"/>
        </w:rPr>
        <w:t>png</w:t>
      </w:r>
      <w:proofErr w:type="spellEnd"/>
      <w:r w:rsidRPr="00C1337C">
        <w:rPr>
          <w:color w:val="000000"/>
          <w:sz w:val="28"/>
          <w:szCs w:val="28"/>
          <w:highlight w:val="white"/>
          <w:lang w:val="en-US"/>
        </w:rPr>
        <w:t>'</w:t>
      </w:r>
      <w:r w:rsidRPr="00C1337C">
        <w:rPr>
          <w:b/>
          <w:color w:val="000000"/>
          <w:sz w:val="28"/>
          <w:szCs w:val="28"/>
          <w:highlight w:val="white"/>
          <w:lang w:val="en-US"/>
        </w:rPr>
        <w:t>,</w:t>
      </w:r>
      <w:r w:rsidRPr="00C1337C">
        <w:rPr>
          <w:color w:val="000000"/>
          <w:sz w:val="28"/>
          <w:szCs w:val="28"/>
          <w:highlight w:val="white"/>
          <w:lang w:val="en-US"/>
        </w:rPr>
        <w:t>dpi</w:t>
      </w:r>
      <w:r w:rsidRPr="00C1337C">
        <w:rPr>
          <w:b/>
          <w:color w:val="000000"/>
          <w:sz w:val="28"/>
          <w:szCs w:val="28"/>
          <w:highlight w:val="white"/>
          <w:lang w:val="en-US"/>
        </w:rPr>
        <w:t>=</w:t>
      </w:r>
      <w:r w:rsidRPr="00C1337C">
        <w:rPr>
          <w:color w:val="000000"/>
          <w:sz w:val="28"/>
          <w:szCs w:val="28"/>
          <w:highlight w:val="white"/>
          <w:lang w:val="en-US"/>
        </w:rPr>
        <w:t>80</w:t>
      </w:r>
      <w:r w:rsidRPr="00C1337C">
        <w:rPr>
          <w:b/>
          <w:color w:val="000000"/>
          <w:sz w:val="28"/>
          <w:szCs w:val="28"/>
          <w:highlight w:val="white"/>
          <w:lang w:val="en-US"/>
        </w:rPr>
        <w:t>)</w:t>
      </w:r>
    </w:p>
    <w:p w14:paraId="0000033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if</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ndim</w:t>
      </w:r>
      <w:proofErr w:type="spellEnd"/>
      <w:proofErr w:type="gram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3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#print(</w:t>
      </w:r>
      <w:proofErr w:type="gramStart"/>
      <w:r w:rsidRPr="00C1337C">
        <w:rPr>
          <w:color w:val="000000"/>
          <w:sz w:val="28"/>
          <w:szCs w:val="28"/>
          <w:highlight w:val="white"/>
          <w:lang w:val="en-US"/>
        </w:rPr>
        <w:t>X.ndim</w:t>
      </w:r>
      <w:proofErr w:type="gramEnd"/>
      <w:r w:rsidRPr="00C1337C">
        <w:rPr>
          <w:color w:val="000000"/>
          <w:sz w:val="28"/>
          <w:szCs w:val="28"/>
          <w:highlight w:val="white"/>
          <w:lang w:val="en-US"/>
        </w:rPr>
        <w:t>)</w:t>
      </w:r>
    </w:p>
    <w:p w14:paraId="0000033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X </w:t>
      </w:r>
      <w:r w:rsidRPr="00C1337C">
        <w:rPr>
          <w:b/>
          <w:color w:val="000000"/>
          <w:sz w:val="28"/>
          <w:szCs w:val="28"/>
          <w:highlight w:val="white"/>
          <w:lang w:val="en-US"/>
        </w:rPr>
        <w:t>=</w:t>
      </w:r>
      <w:r w:rsidRPr="00C1337C">
        <w:rPr>
          <w:color w:val="000000"/>
          <w:sz w:val="28"/>
          <w:szCs w:val="28"/>
          <w:highlight w:val="white"/>
          <w:lang w:val="en-US"/>
        </w:rPr>
        <w:t xml:space="preserve"> X</w:t>
      </w:r>
      <w:proofErr w:type="gramStart"/>
      <w:r w:rsidRPr="00C1337C">
        <w:rPr>
          <w:b/>
          <w:color w:val="000000"/>
          <w:sz w:val="28"/>
          <w:szCs w:val="28"/>
          <w:highlight w:val="white"/>
          <w:lang w:val="en-US"/>
        </w:rPr>
        <w:t>[:,</w:t>
      </w:r>
      <w:proofErr w:type="gram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p>
    <w:p w14:paraId="0000033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else:</w:t>
      </w:r>
    </w:p>
    <w:p w14:paraId="0000033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print(</w:t>
      </w:r>
      <w:proofErr w:type="spellStart"/>
      <w:proofErr w:type="gramStart"/>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ndim</w:t>
      </w:r>
      <w:proofErr w:type="spellEnd"/>
      <w:proofErr w:type="gramEnd"/>
      <w:r w:rsidRPr="00C1337C">
        <w:rPr>
          <w:b/>
          <w:color w:val="000000"/>
          <w:sz w:val="28"/>
          <w:szCs w:val="28"/>
          <w:highlight w:val="white"/>
          <w:lang w:val="en-US"/>
        </w:rPr>
        <w:t>)</w:t>
      </w:r>
    </w:p>
    <w:p w14:paraId="0000033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 </w:t>
      </w:r>
      <w:proofErr w:type="gramStart"/>
      <w:r w:rsidRPr="00C1337C">
        <w:rPr>
          <w:color w:val="000000"/>
          <w:sz w:val="28"/>
          <w:szCs w:val="28"/>
          <w:highlight w:val="white"/>
          <w:lang w:val="en-US"/>
        </w:rPr>
        <w:t>plot</w:t>
      </w:r>
      <w:proofErr w:type="gramEnd"/>
      <w:r w:rsidRPr="00C1337C">
        <w:rPr>
          <w:color w:val="000000"/>
          <w:sz w:val="28"/>
          <w:szCs w:val="28"/>
          <w:highlight w:val="white"/>
          <w:lang w:val="en-US"/>
        </w:rPr>
        <w:t>(X)</w:t>
      </w:r>
    </w:p>
    <w:p w14:paraId="0000033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data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pd</w:t>
      </w:r>
      <w:r w:rsidRPr="00C1337C">
        <w:rPr>
          <w:b/>
          <w:color w:val="000000"/>
          <w:sz w:val="28"/>
          <w:szCs w:val="28"/>
          <w:highlight w:val="white"/>
          <w:lang w:val="en-US"/>
        </w:rPr>
        <w:t>.</w:t>
      </w:r>
      <w:r w:rsidRPr="00C1337C">
        <w:rPr>
          <w:color w:val="000000"/>
          <w:sz w:val="28"/>
          <w:szCs w:val="28"/>
          <w:highlight w:val="white"/>
          <w:lang w:val="en-US"/>
        </w:rPr>
        <w:t>DataFrame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data</w:t>
      </w:r>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 xml:space="preserve"> columns</w:t>
      </w:r>
      <w:r w:rsidRPr="00C1337C">
        <w:rPr>
          <w:b/>
          <w:color w:val="000000"/>
          <w:sz w:val="28"/>
          <w:szCs w:val="28"/>
          <w:highlight w:val="white"/>
          <w:lang w:val="en-US"/>
        </w:rPr>
        <w:t>=[</w:t>
      </w:r>
      <w:r w:rsidRPr="00C1337C">
        <w:rPr>
          <w:color w:val="000000"/>
          <w:sz w:val="28"/>
          <w:szCs w:val="28"/>
          <w:highlight w:val="white"/>
          <w:lang w:val="en-US"/>
        </w:rPr>
        <w:t>'JJJ'</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dtype</w:t>
      </w:r>
      <w:proofErr w:type="spellEnd"/>
      <w:r w:rsidRPr="00C1337C">
        <w:rPr>
          <w:b/>
          <w:color w:val="000000"/>
          <w:sz w:val="28"/>
          <w:szCs w:val="28"/>
          <w:highlight w:val="white"/>
          <w:lang w:val="en-US"/>
        </w:rPr>
        <w:t>=float)</w:t>
      </w:r>
    </w:p>
    <w:p w14:paraId="0000033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data1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data</w:t>
      </w:r>
      <w:r w:rsidRPr="00C1337C">
        <w:rPr>
          <w:b/>
          <w:color w:val="000000"/>
          <w:sz w:val="28"/>
          <w:szCs w:val="28"/>
          <w:highlight w:val="white"/>
          <w:lang w:val="en-US"/>
        </w:rPr>
        <w:t>.</w:t>
      </w:r>
      <w:r w:rsidRPr="00C1337C">
        <w:rPr>
          <w:color w:val="000000"/>
          <w:sz w:val="28"/>
          <w:szCs w:val="28"/>
          <w:highlight w:val="white"/>
          <w:lang w:val="en-US"/>
        </w:rPr>
        <w:t>values</w:t>
      </w:r>
      <w:proofErr w:type="gramEnd"/>
      <w:r w:rsidRPr="00C1337C">
        <w:rPr>
          <w:b/>
          <w:color w:val="000000"/>
          <w:sz w:val="28"/>
          <w:szCs w:val="28"/>
          <w:highlight w:val="white"/>
          <w:lang w:val="en-US"/>
        </w:rPr>
        <w:t>.</w:t>
      </w:r>
      <w:r w:rsidRPr="00C1337C">
        <w:rPr>
          <w:color w:val="000000"/>
          <w:sz w:val="28"/>
          <w:szCs w:val="28"/>
          <w:highlight w:val="white"/>
          <w:lang w:val="en-US"/>
        </w:rPr>
        <w:t>squeeze</w:t>
      </w:r>
      <w:proofErr w:type="spellEnd"/>
      <w:r w:rsidRPr="00C1337C">
        <w:rPr>
          <w:b/>
          <w:color w:val="000000"/>
          <w:sz w:val="28"/>
          <w:szCs w:val="28"/>
          <w:highlight w:val="white"/>
          <w:lang w:val="en-US"/>
        </w:rPr>
        <w:t>()</w:t>
      </w:r>
    </w:p>
    <w:p w14:paraId="00000339"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33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N </w:t>
      </w:r>
      <w:r w:rsidRPr="00C1337C">
        <w:rPr>
          <w:b/>
          <w:color w:val="000000"/>
          <w:sz w:val="28"/>
          <w:szCs w:val="28"/>
          <w:highlight w:val="white"/>
          <w:lang w:val="en-US"/>
        </w:rPr>
        <w:t>=</w:t>
      </w:r>
      <w:r w:rsidRPr="00C1337C">
        <w:rPr>
          <w:color w:val="000000"/>
          <w:sz w:val="28"/>
          <w:szCs w:val="28"/>
          <w:highlight w:val="white"/>
          <w:lang w:val="en-US"/>
        </w:rPr>
        <w:t xml:space="preserve"> data1</w:t>
      </w:r>
      <w:r w:rsidRPr="00C1337C">
        <w:rPr>
          <w:b/>
          <w:color w:val="000000"/>
          <w:sz w:val="28"/>
          <w:szCs w:val="28"/>
          <w:highlight w:val="white"/>
          <w:lang w:val="en-US"/>
        </w:rPr>
        <w:t>.</w:t>
      </w:r>
      <w:r w:rsidRPr="00C1337C">
        <w:rPr>
          <w:color w:val="000000"/>
          <w:sz w:val="28"/>
          <w:szCs w:val="28"/>
          <w:highlight w:val="white"/>
          <w:lang w:val="en-US"/>
        </w:rPr>
        <w:t>size</w:t>
      </w:r>
    </w:p>
    <w:p w14:paraId="0000033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        t0 </w:t>
      </w:r>
      <w:r w:rsidRPr="00C1337C">
        <w:rPr>
          <w:b/>
          <w:color w:val="000000"/>
          <w:sz w:val="28"/>
          <w:szCs w:val="28"/>
          <w:highlight w:val="white"/>
          <w:lang w:val="en-US"/>
        </w:rPr>
        <w:t>=</w:t>
      </w:r>
      <w:r w:rsidRPr="00C1337C">
        <w:rPr>
          <w:color w:val="000000"/>
          <w:sz w:val="28"/>
          <w:szCs w:val="28"/>
          <w:highlight w:val="white"/>
          <w:lang w:val="en-US"/>
        </w:rPr>
        <w:t xml:space="preserve"> 0</w:t>
      </w:r>
      <w:r w:rsidRPr="00C1337C">
        <w:rPr>
          <w:b/>
          <w:color w:val="000000"/>
          <w:sz w:val="28"/>
          <w:szCs w:val="28"/>
          <w:highlight w:val="white"/>
          <w:lang w:val="en-US"/>
        </w:rPr>
        <w:t>;</w:t>
      </w:r>
    </w:p>
    <w:p w14:paraId="0000033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dt </w:t>
      </w:r>
      <w:r w:rsidRPr="00C1337C">
        <w:rPr>
          <w:b/>
          <w:color w:val="000000"/>
          <w:sz w:val="28"/>
          <w:szCs w:val="28"/>
          <w:highlight w:val="white"/>
          <w:lang w:val="en-US"/>
        </w:rPr>
        <w:t>=</w:t>
      </w:r>
      <w:r w:rsidRPr="00C1337C">
        <w:rPr>
          <w:color w:val="000000"/>
          <w:sz w:val="28"/>
          <w:szCs w:val="28"/>
          <w:highlight w:val="white"/>
          <w:lang w:val="en-US"/>
        </w:rPr>
        <w:t xml:space="preserve"> 0.00002</w:t>
      </w:r>
    </w:p>
    <w:p w14:paraId="0000033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time </w:t>
      </w:r>
      <w:r w:rsidRPr="00C1337C">
        <w:rPr>
          <w:b/>
          <w:color w:val="000000"/>
          <w:sz w:val="28"/>
          <w:szCs w:val="28"/>
          <w:highlight w:val="white"/>
          <w:lang w:val="en-US"/>
        </w:rPr>
        <w:t>=</w:t>
      </w:r>
      <w:r w:rsidRPr="00C1337C">
        <w:rPr>
          <w:color w:val="000000"/>
          <w:sz w:val="28"/>
          <w:szCs w:val="28"/>
          <w:highlight w:val="white"/>
          <w:lang w:val="en-US"/>
        </w:rPr>
        <w:t xml:space="preserve"> t0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arange</w:t>
      </w:r>
      <w:proofErr w:type="spellEnd"/>
      <w:r w:rsidRPr="00C1337C">
        <w:rPr>
          <w:b/>
          <w:color w:val="000000"/>
          <w:sz w:val="28"/>
          <w:szCs w:val="28"/>
          <w:highlight w:val="white"/>
          <w:lang w:val="en-US"/>
        </w:rPr>
        <w:t>(</w:t>
      </w:r>
      <w:proofErr w:type="spellStart"/>
      <w:r w:rsidRPr="00C1337C">
        <w:rPr>
          <w:b/>
          <w:color w:val="000000"/>
          <w:sz w:val="28"/>
          <w:szCs w:val="28"/>
          <w:highlight w:val="white"/>
          <w:lang w:val="en-US"/>
        </w:rPr>
        <w:t>len</w:t>
      </w:r>
      <w:proofErr w:type="spellEnd"/>
      <w:r w:rsidRPr="00C1337C">
        <w:rPr>
          <w:b/>
          <w:color w:val="000000"/>
          <w:sz w:val="28"/>
          <w:szCs w:val="28"/>
          <w:highlight w:val="white"/>
          <w:lang w:val="en-US"/>
        </w:rPr>
        <w:t>(</w:t>
      </w:r>
      <w:r w:rsidRPr="00C1337C">
        <w:rPr>
          <w:color w:val="000000"/>
          <w:sz w:val="28"/>
          <w:szCs w:val="28"/>
          <w:highlight w:val="white"/>
          <w:lang w:val="en-US"/>
        </w:rPr>
        <w:t>data1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dt</w:t>
      </w:r>
    </w:p>
    <w:p w14:paraId="0000033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wavelet </w:t>
      </w:r>
      <w:r w:rsidRPr="00C1337C">
        <w:rPr>
          <w:b/>
          <w:color w:val="000000"/>
          <w:sz w:val="28"/>
          <w:szCs w:val="28"/>
          <w:highlight w:val="white"/>
          <w:lang w:val="en-US"/>
        </w:rPr>
        <w:t>=</w:t>
      </w:r>
      <w:r w:rsidRPr="00C1337C">
        <w:rPr>
          <w:color w:val="000000"/>
          <w:sz w:val="28"/>
          <w:szCs w:val="28"/>
          <w:highlight w:val="white"/>
          <w:lang w:val="en-US"/>
        </w:rPr>
        <w:t xml:space="preserve"> 'cmor1-0.5'</w:t>
      </w:r>
    </w:p>
    <w:p w14:paraId="0000033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scales </w:t>
      </w:r>
      <w:r w:rsidRPr="00C1337C">
        <w:rPr>
          <w:b/>
          <w:color w:val="000000"/>
          <w:sz w:val="28"/>
          <w:szCs w:val="28"/>
          <w:highlight w:val="white"/>
          <w:lang w:val="en-US"/>
        </w:rPr>
        <w:t>=</w:t>
      </w:r>
      <w:r w:rsidRPr="00C1337C">
        <w:rPr>
          <w:color w:val="000000"/>
          <w:sz w:val="28"/>
          <w:szCs w:val="28"/>
          <w:highlight w:val="white"/>
          <w:lang w:val="en-US"/>
        </w:rPr>
        <w:t xml:space="preserve"> </w:t>
      </w:r>
      <w:proofErr w:type="gramStart"/>
      <w:r w:rsidRPr="00C1337C">
        <w:rPr>
          <w:color w:val="000000"/>
          <w:sz w:val="28"/>
          <w:szCs w:val="28"/>
          <w:highlight w:val="white"/>
          <w:lang w:val="en-US"/>
        </w:rPr>
        <w:t>scg</w:t>
      </w:r>
      <w:r w:rsidRPr="00C1337C">
        <w:rPr>
          <w:b/>
          <w:color w:val="000000"/>
          <w:sz w:val="28"/>
          <w:szCs w:val="28"/>
          <w:highlight w:val="white"/>
          <w:lang w:val="en-US"/>
        </w:rPr>
        <w:t>.</w:t>
      </w:r>
      <w:r w:rsidRPr="00C1337C">
        <w:rPr>
          <w:color w:val="000000"/>
          <w:sz w:val="28"/>
          <w:szCs w:val="28"/>
          <w:highlight w:val="white"/>
          <w:lang w:val="en-US"/>
        </w:rPr>
        <w:t>periods</w:t>
      </w:r>
      <w:proofErr w:type="gramEnd"/>
      <w:r w:rsidRPr="00C1337C">
        <w:rPr>
          <w:color w:val="000000"/>
          <w:sz w:val="28"/>
          <w:szCs w:val="28"/>
          <w:highlight w:val="white"/>
          <w:lang w:val="en-US"/>
        </w:rPr>
        <w:t>2scales</w:t>
      </w:r>
      <w:r w:rsidRPr="00C1337C">
        <w:rPr>
          <w:b/>
          <w:color w:val="000000"/>
          <w:sz w:val="28"/>
          <w:szCs w:val="28"/>
          <w:highlight w:val="white"/>
          <w:lang w:val="en-US"/>
        </w:rPr>
        <w:t>(</w:t>
      </w:r>
      <w:proofErr w:type="spell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arange</w:t>
      </w:r>
      <w:proofErr w:type="spellEnd"/>
      <w:r w:rsidRPr="00C1337C">
        <w:rPr>
          <w:b/>
          <w:color w:val="000000"/>
          <w:sz w:val="28"/>
          <w:szCs w:val="28"/>
          <w:highlight w:val="white"/>
          <w:lang w:val="en-US"/>
        </w:rPr>
        <w:t>(</w:t>
      </w:r>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 xml:space="preserve"> 32</w:t>
      </w:r>
      <w:r w:rsidRPr="00C1337C">
        <w:rPr>
          <w:b/>
          <w:color w:val="000000"/>
          <w:sz w:val="28"/>
          <w:szCs w:val="28"/>
          <w:highlight w:val="white"/>
          <w:lang w:val="en-US"/>
        </w:rPr>
        <w:t>))</w:t>
      </w:r>
    </w:p>
    <w:p w14:paraId="0000034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ax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scg</w:t>
      </w:r>
      <w:r w:rsidRPr="00C1337C">
        <w:rPr>
          <w:b/>
          <w:color w:val="000000"/>
          <w:sz w:val="28"/>
          <w:szCs w:val="28"/>
          <w:highlight w:val="white"/>
          <w:lang w:val="en-US"/>
        </w:rPr>
        <w:t>.</w:t>
      </w:r>
      <w:r w:rsidRPr="00C1337C">
        <w:rPr>
          <w:color w:val="000000"/>
          <w:sz w:val="28"/>
          <w:szCs w:val="28"/>
          <w:highlight w:val="white"/>
          <w:lang w:val="en-US"/>
        </w:rPr>
        <w:t>cws</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time</w:t>
      </w:r>
      <w:r w:rsidRPr="00C1337C">
        <w:rPr>
          <w:b/>
          <w:color w:val="000000"/>
          <w:sz w:val="28"/>
          <w:szCs w:val="28"/>
          <w:highlight w:val="white"/>
          <w:lang w:val="en-US"/>
        </w:rPr>
        <w:t>,</w:t>
      </w:r>
      <w:r w:rsidRPr="00C1337C">
        <w:rPr>
          <w:color w:val="000000"/>
          <w:sz w:val="28"/>
          <w:szCs w:val="28"/>
          <w:highlight w:val="white"/>
          <w:lang w:val="en-US"/>
        </w:rPr>
        <w:t xml:space="preserve"> data1</w:t>
      </w:r>
      <w:r w:rsidRPr="00C1337C">
        <w:rPr>
          <w:b/>
          <w:color w:val="000000"/>
          <w:sz w:val="28"/>
          <w:szCs w:val="28"/>
          <w:highlight w:val="white"/>
          <w:lang w:val="en-US"/>
        </w:rPr>
        <w:t>,</w:t>
      </w:r>
      <w:r w:rsidRPr="00C1337C">
        <w:rPr>
          <w:color w:val="000000"/>
          <w:sz w:val="28"/>
          <w:szCs w:val="28"/>
          <w:highlight w:val="white"/>
          <w:lang w:val="en-US"/>
        </w:rPr>
        <w:t xml:space="preserve"> scales</w:t>
      </w:r>
      <w:r w:rsidRPr="00C1337C">
        <w:rPr>
          <w:b/>
          <w:color w:val="000000"/>
          <w:sz w:val="28"/>
          <w:szCs w:val="28"/>
          <w:highlight w:val="white"/>
          <w:lang w:val="en-US"/>
        </w:rPr>
        <w:t>=</w:t>
      </w:r>
      <w:r w:rsidRPr="00C1337C">
        <w:rPr>
          <w:color w:val="000000"/>
          <w:sz w:val="28"/>
          <w:szCs w:val="28"/>
          <w:highlight w:val="white"/>
          <w:lang w:val="en-US"/>
        </w:rPr>
        <w:t>scales</w:t>
      </w:r>
      <w:r w:rsidRPr="00C1337C">
        <w:rPr>
          <w:b/>
          <w:color w:val="000000"/>
          <w:sz w:val="28"/>
          <w:szCs w:val="28"/>
          <w:highlight w:val="white"/>
          <w:lang w:val="en-US"/>
        </w:rPr>
        <w:t>,</w:t>
      </w:r>
      <w:r w:rsidRPr="00C1337C">
        <w:rPr>
          <w:color w:val="000000"/>
          <w:sz w:val="28"/>
          <w:szCs w:val="28"/>
          <w:highlight w:val="white"/>
          <w:lang w:val="en-US"/>
        </w:rPr>
        <w:t xml:space="preserve"> wavelet</w:t>
      </w:r>
      <w:r w:rsidRPr="00C1337C">
        <w:rPr>
          <w:b/>
          <w:color w:val="000000"/>
          <w:sz w:val="28"/>
          <w:szCs w:val="28"/>
          <w:highlight w:val="white"/>
          <w:lang w:val="en-US"/>
        </w:rPr>
        <w:t>=</w:t>
      </w:r>
      <w:r w:rsidRPr="00C1337C">
        <w:rPr>
          <w:color w:val="000000"/>
          <w:sz w:val="28"/>
          <w:szCs w:val="28"/>
          <w:highlight w:val="white"/>
          <w:lang w:val="en-US"/>
        </w:rPr>
        <w:t>wavelet</w:t>
      </w:r>
      <w:r w:rsidRPr="00C1337C">
        <w:rPr>
          <w:b/>
          <w:color w:val="000000"/>
          <w:sz w:val="28"/>
          <w:szCs w:val="28"/>
          <w:highlight w:val="white"/>
          <w:lang w:val="en-US"/>
        </w:rPr>
        <w:t>,</w:t>
      </w:r>
    </w:p>
    <w:p w14:paraId="0000034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cmap</w:t>
      </w:r>
      <w:proofErr w:type="spellEnd"/>
      <w:r w:rsidRPr="00C1337C">
        <w:rPr>
          <w:b/>
          <w:color w:val="000000"/>
          <w:sz w:val="28"/>
          <w:szCs w:val="28"/>
          <w:highlight w:val="white"/>
          <w:lang w:val="en-US"/>
        </w:rPr>
        <w:t>=</w:t>
      </w:r>
      <w:r w:rsidRPr="00C1337C">
        <w:rPr>
          <w:color w:val="000000"/>
          <w:sz w:val="28"/>
          <w:szCs w:val="28"/>
          <w:highlight w:val="white"/>
          <w:lang w:val="en-US"/>
        </w:rPr>
        <w:t>"jet"</w:t>
      </w:r>
      <w:r w:rsidRPr="00C1337C">
        <w:rPr>
          <w:b/>
          <w:color w:val="000000"/>
          <w:sz w:val="28"/>
          <w:szCs w:val="28"/>
          <w:highlight w:val="white"/>
          <w:lang w:val="en-US"/>
        </w:rPr>
        <w:t>,</w:t>
      </w:r>
      <w:r w:rsidRPr="00C1337C">
        <w:rPr>
          <w:color w:val="000000"/>
          <w:sz w:val="28"/>
          <w:szCs w:val="28"/>
          <w:highlight w:val="white"/>
          <w:lang w:val="en-US"/>
        </w:rPr>
        <w:t xml:space="preserve"> cbar</w:t>
      </w:r>
      <w:r w:rsidRPr="00C1337C">
        <w:rPr>
          <w:b/>
          <w:color w:val="000000"/>
          <w:sz w:val="28"/>
          <w:szCs w:val="28"/>
          <w:highlight w:val="white"/>
          <w:lang w:val="en-US"/>
        </w:rPr>
        <w:t>=None,</w:t>
      </w:r>
      <w:r w:rsidRPr="00C1337C">
        <w:rPr>
          <w:color w:val="000000"/>
          <w:sz w:val="28"/>
          <w:szCs w:val="28"/>
          <w:highlight w:val="white"/>
          <w:lang w:val="en-US"/>
        </w:rPr>
        <w:t xml:space="preserve"> </w:t>
      </w:r>
      <w:proofErr w:type="spellStart"/>
      <w:r w:rsidRPr="00C1337C">
        <w:rPr>
          <w:color w:val="000000"/>
          <w:sz w:val="28"/>
          <w:szCs w:val="28"/>
          <w:highlight w:val="white"/>
          <w:lang w:val="en-US"/>
        </w:rPr>
        <w:t>xlabel</w:t>
      </w:r>
      <w:proofErr w:type="spellEnd"/>
      <w:r w:rsidRPr="00C1337C">
        <w:rPr>
          <w:b/>
          <w:color w:val="000000"/>
          <w:sz w:val="28"/>
          <w:szCs w:val="28"/>
          <w:highlight w:val="white"/>
          <w:lang w:val="en-US"/>
        </w:rPr>
        <w:t>=</w:t>
      </w:r>
      <w:r w:rsidRPr="00C1337C">
        <w:rPr>
          <w:color w:val="000000"/>
          <w:sz w:val="28"/>
          <w:szCs w:val="28"/>
          <w:highlight w:val="white"/>
          <w:lang w:val="en-US"/>
        </w:rPr>
        <w:t>"</w:t>
      </w:r>
      <w:r>
        <w:rPr>
          <w:color w:val="000000"/>
          <w:sz w:val="28"/>
          <w:szCs w:val="28"/>
          <w:highlight w:val="white"/>
        </w:rPr>
        <w:t>Время</w:t>
      </w:r>
      <w:r w:rsidRPr="00C1337C">
        <w:rPr>
          <w:color w:val="000000"/>
          <w:sz w:val="28"/>
          <w:szCs w:val="28"/>
          <w:highlight w:val="white"/>
          <w:lang w:val="en-US"/>
        </w:rPr>
        <w:t xml:space="preserve"> </w:t>
      </w:r>
      <w:r>
        <w:rPr>
          <w:color w:val="000000"/>
          <w:sz w:val="28"/>
          <w:szCs w:val="28"/>
          <w:highlight w:val="white"/>
        </w:rPr>
        <w:t>в</w:t>
      </w:r>
      <w:r w:rsidRPr="00C1337C">
        <w:rPr>
          <w:color w:val="000000"/>
          <w:sz w:val="28"/>
          <w:szCs w:val="28"/>
          <w:highlight w:val="white"/>
          <w:lang w:val="en-US"/>
        </w:rPr>
        <w:t xml:space="preserve"> </w:t>
      </w:r>
      <w:r>
        <w:rPr>
          <w:color w:val="000000"/>
          <w:sz w:val="28"/>
          <w:szCs w:val="28"/>
          <w:highlight w:val="white"/>
        </w:rPr>
        <w:t>сек</w:t>
      </w:r>
      <w:r w:rsidRPr="00C1337C">
        <w:rPr>
          <w:color w:val="000000"/>
          <w:sz w:val="28"/>
          <w:szCs w:val="28"/>
          <w:highlight w:val="white"/>
          <w:lang w:val="en-US"/>
        </w:rPr>
        <w:t>"</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yscale</w:t>
      </w:r>
      <w:proofErr w:type="spellEnd"/>
      <w:r w:rsidRPr="00C1337C">
        <w:rPr>
          <w:b/>
          <w:color w:val="000000"/>
          <w:sz w:val="28"/>
          <w:szCs w:val="28"/>
          <w:highlight w:val="white"/>
          <w:lang w:val="en-US"/>
        </w:rPr>
        <w:t>=</w:t>
      </w:r>
      <w:r w:rsidRPr="00C1337C">
        <w:rPr>
          <w:color w:val="000000"/>
          <w:sz w:val="28"/>
          <w:szCs w:val="28"/>
          <w:highlight w:val="white"/>
          <w:lang w:val="en-US"/>
        </w:rPr>
        <w:t>"linear"</w:t>
      </w:r>
      <w:r w:rsidRPr="00C1337C">
        <w:rPr>
          <w:b/>
          <w:color w:val="000000"/>
          <w:sz w:val="28"/>
          <w:szCs w:val="28"/>
          <w:highlight w:val="white"/>
          <w:lang w:val="en-US"/>
        </w:rPr>
        <w:t>,</w:t>
      </w:r>
    </w:p>
    <w:p w14:paraId="0000034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title</w:t>
      </w:r>
      <w:r w:rsidRPr="00C1337C">
        <w:rPr>
          <w:b/>
          <w:color w:val="000000"/>
          <w:sz w:val="28"/>
          <w:szCs w:val="28"/>
          <w:highlight w:val="white"/>
          <w:lang w:val="en-US"/>
        </w:rPr>
        <w:t>=</w:t>
      </w:r>
      <w:r w:rsidRPr="00C1337C">
        <w:rPr>
          <w:color w:val="000000"/>
          <w:sz w:val="28"/>
          <w:szCs w:val="28"/>
          <w:highlight w:val="white"/>
          <w:lang w:val="en-US"/>
        </w:rPr>
        <w:t>'</w:t>
      </w:r>
      <w:r>
        <w:rPr>
          <w:color w:val="000000"/>
          <w:sz w:val="28"/>
          <w:szCs w:val="28"/>
          <w:highlight w:val="white"/>
        </w:rPr>
        <w:t>Вейвлет</w:t>
      </w:r>
      <w:r w:rsidRPr="00C1337C">
        <w:rPr>
          <w:color w:val="000000"/>
          <w:sz w:val="28"/>
          <w:szCs w:val="28"/>
          <w:highlight w:val="white"/>
          <w:lang w:val="en-US"/>
        </w:rPr>
        <w:t xml:space="preserve"> </w:t>
      </w:r>
      <w:r>
        <w:rPr>
          <w:color w:val="000000"/>
          <w:sz w:val="28"/>
          <w:szCs w:val="28"/>
          <w:highlight w:val="white"/>
        </w:rPr>
        <w:t>преобразование</w:t>
      </w:r>
      <w:r w:rsidRPr="00C1337C">
        <w:rPr>
          <w:color w:val="000000"/>
          <w:sz w:val="28"/>
          <w:szCs w:val="28"/>
          <w:highlight w:val="white"/>
          <w:lang w:val="en-US"/>
        </w:rPr>
        <w:t>'</w:t>
      </w:r>
      <w:r w:rsidRPr="00C1337C">
        <w:rPr>
          <w:b/>
          <w:color w:val="000000"/>
          <w:sz w:val="28"/>
          <w:szCs w:val="28"/>
          <w:highlight w:val="white"/>
          <w:lang w:val="en-US"/>
        </w:rPr>
        <w:t>)</w:t>
      </w:r>
    </w:p>
    <w:p w14:paraId="0000034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savefig</w:t>
      </w:r>
      <w:proofErr w:type="spellEnd"/>
      <w:r w:rsidRPr="00C1337C">
        <w:rPr>
          <w:b/>
          <w:color w:val="000000"/>
          <w:sz w:val="28"/>
          <w:szCs w:val="28"/>
          <w:highlight w:val="white"/>
          <w:lang w:val="en-US"/>
        </w:rPr>
        <w:t>(</w:t>
      </w:r>
      <w:r w:rsidRPr="00C1337C">
        <w:rPr>
          <w:color w:val="000000"/>
          <w:sz w:val="28"/>
          <w:szCs w:val="28"/>
          <w:highlight w:val="white"/>
          <w:lang w:val="en-US"/>
        </w:rPr>
        <w:t>'data/test/show_test.png'</w:t>
      </w:r>
      <w:r w:rsidRPr="00C1337C">
        <w:rPr>
          <w:b/>
          <w:color w:val="000000"/>
          <w:sz w:val="28"/>
          <w:szCs w:val="28"/>
          <w:highlight w:val="white"/>
          <w:lang w:val="en-US"/>
        </w:rPr>
        <w:t>)</w:t>
      </w:r>
    </w:p>
    <w:p w14:paraId="0000034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title</w:t>
      </w:r>
      <w:r w:rsidRPr="00C1337C">
        <w:rPr>
          <w:b/>
          <w:color w:val="000000"/>
          <w:sz w:val="28"/>
          <w:szCs w:val="28"/>
          <w:highlight w:val="white"/>
          <w:lang w:val="en-US"/>
        </w:rPr>
        <w:t>(</w:t>
      </w:r>
      <w:proofErr w:type="gramEnd"/>
      <w:r w:rsidRPr="00C1337C">
        <w:rPr>
          <w:color w:val="000000"/>
          <w:sz w:val="28"/>
          <w:szCs w:val="28"/>
          <w:highlight w:val="white"/>
          <w:lang w:val="en-US"/>
        </w:rPr>
        <w:t>''</w:t>
      </w:r>
      <w:r w:rsidRPr="00C1337C">
        <w:rPr>
          <w:b/>
          <w:color w:val="000000"/>
          <w:sz w:val="28"/>
          <w:szCs w:val="28"/>
          <w:highlight w:val="white"/>
          <w:lang w:val="en-US"/>
        </w:rPr>
        <w:t>)</w:t>
      </w:r>
    </w:p>
    <w:p w14:paraId="0000034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axis</w:t>
      </w:r>
      <w:r w:rsidRPr="00C1337C">
        <w:rPr>
          <w:b/>
          <w:color w:val="000000"/>
          <w:sz w:val="28"/>
          <w:szCs w:val="28"/>
          <w:highlight w:val="white"/>
          <w:lang w:val="en-US"/>
        </w:rPr>
        <w:t>(</w:t>
      </w:r>
      <w:r w:rsidRPr="00C1337C">
        <w:rPr>
          <w:color w:val="000000"/>
          <w:sz w:val="28"/>
          <w:szCs w:val="28"/>
          <w:highlight w:val="white"/>
          <w:lang w:val="en-US"/>
        </w:rPr>
        <w:t>'off'</w:t>
      </w:r>
      <w:r w:rsidRPr="00C1337C">
        <w:rPr>
          <w:b/>
          <w:color w:val="000000"/>
          <w:sz w:val="28"/>
          <w:szCs w:val="28"/>
          <w:highlight w:val="white"/>
          <w:lang w:val="en-US"/>
        </w:rPr>
        <w:t>)</w:t>
      </w:r>
    </w:p>
    <w:p w14:paraId="0000034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savefig</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'data/test/test.</w:t>
      </w:r>
      <w:proofErr w:type="spellStart"/>
      <w:r w:rsidRPr="00C1337C">
        <w:rPr>
          <w:color w:val="000000"/>
          <w:sz w:val="28"/>
          <w:szCs w:val="28"/>
          <w:highlight w:val="white"/>
          <w:lang w:val="en-US"/>
        </w:rPr>
        <w:t>png</w:t>
      </w:r>
      <w:proofErr w:type="spellEnd"/>
      <w:r w:rsidRPr="00C1337C">
        <w:rPr>
          <w:color w:val="000000"/>
          <w:sz w:val="28"/>
          <w:szCs w:val="28"/>
          <w:highlight w:val="white"/>
          <w:lang w:val="en-US"/>
        </w:rPr>
        <w:t>'</w:t>
      </w:r>
      <w:r w:rsidRPr="00C1337C">
        <w:rPr>
          <w:b/>
          <w:color w:val="000000"/>
          <w:sz w:val="28"/>
          <w:szCs w:val="28"/>
          <w:highlight w:val="white"/>
          <w:lang w:val="en-US"/>
        </w:rPr>
        <w:t>,</w:t>
      </w:r>
      <w:proofErr w:type="spellStart"/>
      <w:r w:rsidRPr="00C1337C">
        <w:rPr>
          <w:color w:val="000000"/>
          <w:sz w:val="28"/>
          <w:szCs w:val="28"/>
          <w:highlight w:val="white"/>
          <w:lang w:val="en-US"/>
        </w:rPr>
        <w:t>bbox_inches</w:t>
      </w:r>
      <w:proofErr w:type="spellEnd"/>
      <w:r w:rsidRPr="00C1337C">
        <w:rPr>
          <w:b/>
          <w:color w:val="000000"/>
          <w:sz w:val="28"/>
          <w:szCs w:val="28"/>
          <w:highlight w:val="white"/>
          <w:lang w:val="en-US"/>
        </w:rPr>
        <w:t>=</w:t>
      </w:r>
      <w:r w:rsidRPr="00C1337C">
        <w:rPr>
          <w:color w:val="000000"/>
          <w:sz w:val="28"/>
          <w:szCs w:val="28"/>
          <w:highlight w:val="white"/>
          <w:lang w:val="en-US"/>
        </w:rPr>
        <w:t>'tight'</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pad_inches</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347" w14:textId="77777777" w:rsidR="00C5037E" w:rsidRPr="00C1337C" w:rsidRDefault="00C5037E">
      <w:pPr>
        <w:pBdr>
          <w:top w:val="nil"/>
          <w:left w:val="nil"/>
          <w:bottom w:val="nil"/>
          <w:right w:val="nil"/>
          <w:between w:val="nil"/>
        </w:pBdr>
        <w:spacing w:line="360" w:lineRule="auto"/>
        <w:ind w:right="61"/>
        <w:rPr>
          <w:color w:val="000000"/>
          <w:sz w:val="28"/>
          <w:szCs w:val="28"/>
          <w:lang w:val="en-US"/>
        </w:rPr>
      </w:pPr>
    </w:p>
    <w:p w14:paraId="00000348"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 xml:space="preserve">Для обучения используем функцию, основанную на </w:t>
      </w:r>
      <w:proofErr w:type="spellStart"/>
      <w:r>
        <w:rPr>
          <w:color w:val="000000"/>
          <w:sz w:val="28"/>
          <w:szCs w:val="28"/>
        </w:rPr>
        <w:t>TensorFlow</w:t>
      </w:r>
      <w:proofErr w:type="spellEnd"/>
    </w:p>
    <w:p w14:paraId="00000349" w14:textId="77777777" w:rsidR="00C5037E" w:rsidRDefault="00C5037E" w:rsidP="0011058E">
      <w:pPr>
        <w:pBdr>
          <w:top w:val="nil"/>
          <w:left w:val="nil"/>
          <w:bottom w:val="nil"/>
          <w:right w:val="nil"/>
          <w:between w:val="nil"/>
        </w:pBdr>
        <w:spacing w:line="360" w:lineRule="auto"/>
        <w:ind w:right="61"/>
        <w:jc w:val="both"/>
        <w:rPr>
          <w:rFonts w:ascii="Courier New" w:eastAsia="Courier New" w:hAnsi="Courier New" w:cs="Courier New"/>
          <w:color w:val="000000"/>
          <w:sz w:val="28"/>
          <w:szCs w:val="28"/>
        </w:rPr>
      </w:pPr>
    </w:p>
    <w:p w14:paraId="0000034A"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 xml:space="preserve">Входом нашей нейросети будут изображения размером 496*369. Изображения цветные, соответственно количество каналов – 3. </w:t>
      </w:r>
    </w:p>
    <w:p w14:paraId="0000034B" w14:textId="77777777" w:rsidR="00C5037E" w:rsidRDefault="00C5037E">
      <w:pPr>
        <w:widowControl/>
        <w:spacing w:line="360" w:lineRule="auto"/>
        <w:rPr>
          <w:rFonts w:ascii="Courier New" w:eastAsia="Courier New" w:hAnsi="Courier New" w:cs="Courier New"/>
          <w:b/>
          <w:color w:val="000000"/>
          <w:sz w:val="28"/>
          <w:szCs w:val="28"/>
          <w:highlight w:val="white"/>
        </w:rPr>
      </w:pPr>
    </w:p>
    <w:p w14:paraId="0000034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w:t>
      </w:r>
      <w:proofErr w:type="gramStart"/>
      <w:r w:rsidRPr="00C1337C">
        <w:rPr>
          <w:color w:val="000000"/>
          <w:sz w:val="28"/>
          <w:szCs w:val="28"/>
          <w:highlight w:val="white"/>
          <w:lang w:val="en-US"/>
        </w:rPr>
        <w:t>learn</w:t>
      </w:r>
      <w:r w:rsidRPr="00C1337C">
        <w:rPr>
          <w:b/>
          <w:color w:val="000000"/>
          <w:sz w:val="28"/>
          <w:szCs w:val="28"/>
          <w:highlight w:val="white"/>
          <w:lang w:val="en-US"/>
        </w:rPr>
        <w:t>(</w:t>
      </w:r>
      <w:proofErr w:type="gramEnd"/>
      <w:r w:rsidRPr="00C1337C">
        <w:rPr>
          <w:b/>
          <w:color w:val="000000"/>
          <w:sz w:val="28"/>
          <w:szCs w:val="28"/>
          <w:highlight w:val="white"/>
          <w:lang w:val="en-US"/>
        </w:rPr>
        <w:t>):</w:t>
      </w:r>
    </w:p>
    <w:p w14:paraId="0000034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width</w:t>
      </w:r>
      <w:r w:rsidRPr="00C1337C">
        <w:rPr>
          <w:b/>
          <w:color w:val="000000"/>
          <w:sz w:val="28"/>
          <w:szCs w:val="28"/>
          <w:highlight w:val="white"/>
          <w:lang w:val="en-US"/>
        </w:rPr>
        <w:t>,</w:t>
      </w:r>
      <w:r w:rsidRPr="00C1337C">
        <w:rPr>
          <w:color w:val="000000"/>
          <w:sz w:val="28"/>
          <w:szCs w:val="28"/>
          <w:highlight w:val="white"/>
          <w:lang w:val="en-US"/>
        </w:rPr>
        <w:t xml:space="preserve"> height </w:t>
      </w:r>
      <w:r w:rsidRPr="00C1337C">
        <w:rPr>
          <w:b/>
          <w:color w:val="000000"/>
          <w:sz w:val="28"/>
          <w:szCs w:val="28"/>
          <w:highlight w:val="white"/>
          <w:lang w:val="en-US"/>
        </w:rPr>
        <w:t>=</w:t>
      </w:r>
      <w:r w:rsidRPr="00C1337C">
        <w:rPr>
          <w:color w:val="000000"/>
          <w:sz w:val="28"/>
          <w:szCs w:val="28"/>
          <w:highlight w:val="white"/>
          <w:lang w:val="en-US"/>
        </w:rPr>
        <w:t xml:space="preserve"> 496</w:t>
      </w:r>
      <w:r w:rsidRPr="00C1337C">
        <w:rPr>
          <w:b/>
          <w:color w:val="000000"/>
          <w:sz w:val="28"/>
          <w:szCs w:val="28"/>
          <w:highlight w:val="white"/>
          <w:lang w:val="en-US"/>
        </w:rPr>
        <w:t>,</w:t>
      </w:r>
      <w:r w:rsidRPr="00C1337C">
        <w:rPr>
          <w:color w:val="000000"/>
          <w:sz w:val="28"/>
          <w:szCs w:val="28"/>
          <w:highlight w:val="white"/>
          <w:lang w:val="en-US"/>
        </w:rPr>
        <w:t xml:space="preserve"> 369</w:t>
      </w:r>
    </w:p>
    <w:p w14:paraId="0000034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train_dir</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'data/train3/'</w:t>
      </w:r>
    </w:p>
    <w:p w14:paraId="0000034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validation_dir</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'data/validation3/'</w:t>
      </w:r>
    </w:p>
    <w:p w14:paraId="0000035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train </w:t>
      </w:r>
      <w:r w:rsidRPr="00C1337C">
        <w:rPr>
          <w:b/>
          <w:color w:val="000000"/>
          <w:sz w:val="28"/>
          <w:szCs w:val="28"/>
          <w:highlight w:val="white"/>
          <w:lang w:val="en-US"/>
        </w:rPr>
        <w:t>=</w:t>
      </w:r>
      <w:r w:rsidRPr="00C1337C">
        <w:rPr>
          <w:color w:val="000000"/>
          <w:sz w:val="28"/>
          <w:szCs w:val="28"/>
          <w:highlight w:val="white"/>
          <w:lang w:val="en-US"/>
        </w:rPr>
        <w:t xml:space="preserve"> 1143</w:t>
      </w:r>
    </w:p>
    <w:p w14:paraId="0000035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validation </w:t>
      </w:r>
      <w:r w:rsidRPr="00C1337C">
        <w:rPr>
          <w:b/>
          <w:color w:val="000000"/>
          <w:sz w:val="28"/>
          <w:szCs w:val="28"/>
          <w:highlight w:val="white"/>
          <w:lang w:val="en-US"/>
        </w:rPr>
        <w:t>=</w:t>
      </w:r>
      <w:r w:rsidRPr="00C1337C">
        <w:rPr>
          <w:color w:val="000000"/>
          <w:sz w:val="28"/>
          <w:szCs w:val="28"/>
          <w:highlight w:val="white"/>
          <w:lang w:val="en-US"/>
        </w:rPr>
        <w:t xml:space="preserve"> 336</w:t>
      </w:r>
    </w:p>
    <w:p w14:paraId="0000035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epochs </w:t>
      </w:r>
      <w:r w:rsidRPr="00C1337C">
        <w:rPr>
          <w:b/>
          <w:color w:val="000000"/>
          <w:sz w:val="28"/>
          <w:szCs w:val="28"/>
          <w:highlight w:val="white"/>
          <w:lang w:val="en-US"/>
        </w:rPr>
        <w:t>=</w:t>
      </w:r>
      <w:r w:rsidRPr="00C1337C">
        <w:rPr>
          <w:color w:val="000000"/>
          <w:sz w:val="28"/>
          <w:szCs w:val="28"/>
          <w:highlight w:val="white"/>
          <w:lang w:val="en-US"/>
        </w:rPr>
        <w:t xml:space="preserve"> 20</w:t>
      </w:r>
    </w:p>
    <w:p w14:paraId="0000035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batch_size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32</w:t>
      </w:r>
    </w:p>
    <w:p w14:paraId="00000354"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35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if</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K</w:t>
      </w:r>
      <w:r w:rsidRPr="00C1337C">
        <w:rPr>
          <w:b/>
          <w:color w:val="000000"/>
          <w:sz w:val="28"/>
          <w:szCs w:val="28"/>
          <w:highlight w:val="white"/>
          <w:lang w:val="en-US"/>
        </w:rPr>
        <w:t>.</w:t>
      </w:r>
      <w:r w:rsidRPr="00C1337C">
        <w:rPr>
          <w:color w:val="000000"/>
          <w:sz w:val="28"/>
          <w:szCs w:val="28"/>
          <w:highlight w:val="white"/>
          <w:lang w:val="en-US"/>
        </w:rPr>
        <w:t>image</w:t>
      </w:r>
      <w:proofErr w:type="gramEnd"/>
      <w:r w:rsidRPr="00C1337C">
        <w:rPr>
          <w:color w:val="000000"/>
          <w:sz w:val="28"/>
          <w:szCs w:val="28"/>
          <w:highlight w:val="white"/>
          <w:lang w:val="en-US"/>
        </w:rPr>
        <w:t>_data_format</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channels_first</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5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input_shape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width</w:t>
      </w:r>
      <w:r w:rsidRPr="00C1337C">
        <w:rPr>
          <w:b/>
          <w:color w:val="000000"/>
          <w:sz w:val="28"/>
          <w:szCs w:val="28"/>
          <w:highlight w:val="white"/>
          <w:lang w:val="en-US"/>
        </w:rPr>
        <w:t>,</w:t>
      </w:r>
      <w:r w:rsidRPr="00C1337C">
        <w:rPr>
          <w:color w:val="000000"/>
          <w:sz w:val="28"/>
          <w:szCs w:val="28"/>
          <w:highlight w:val="white"/>
          <w:lang w:val="en-US"/>
        </w:rPr>
        <w:t xml:space="preserve"> height</w:t>
      </w:r>
      <w:r w:rsidRPr="00C1337C">
        <w:rPr>
          <w:b/>
          <w:color w:val="000000"/>
          <w:sz w:val="28"/>
          <w:szCs w:val="28"/>
          <w:highlight w:val="white"/>
          <w:lang w:val="en-US"/>
        </w:rPr>
        <w:t>)</w:t>
      </w:r>
    </w:p>
    <w:p w14:paraId="0000035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else:</w:t>
      </w:r>
    </w:p>
    <w:p w14:paraId="00000358"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lastRenderedPageBreak/>
        <w:t xml:space="preserve">        </w:t>
      </w:r>
      <w:proofErr w:type="spellStart"/>
      <w:r>
        <w:rPr>
          <w:color w:val="000000"/>
          <w:sz w:val="28"/>
          <w:szCs w:val="28"/>
          <w:highlight w:val="white"/>
        </w:rPr>
        <w:t>input_shape</w:t>
      </w:r>
      <w:proofErr w:type="spellEnd"/>
      <w:r>
        <w:rPr>
          <w:color w:val="000000"/>
          <w:sz w:val="28"/>
          <w:szCs w:val="28"/>
          <w:highlight w:val="white"/>
        </w:rPr>
        <w:t xml:space="preserve"> </w:t>
      </w:r>
      <w:r>
        <w:rPr>
          <w:b/>
          <w:color w:val="000000"/>
          <w:sz w:val="28"/>
          <w:szCs w:val="28"/>
          <w:highlight w:val="white"/>
        </w:rPr>
        <w:t>=</w:t>
      </w:r>
      <w:r>
        <w:rPr>
          <w:color w:val="000000"/>
          <w:sz w:val="28"/>
          <w:szCs w:val="28"/>
          <w:highlight w:val="white"/>
        </w:rPr>
        <w:t xml:space="preserve"> </w:t>
      </w:r>
      <w:r>
        <w:rPr>
          <w:b/>
          <w:color w:val="000000"/>
          <w:sz w:val="28"/>
          <w:szCs w:val="28"/>
          <w:highlight w:val="white"/>
        </w:rPr>
        <w:t>(</w:t>
      </w:r>
      <w:proofErr w:type="spellStart"/>
      <w:r>
        <w:rPr>
          <w:color w:val="000000"/>
          <w:sz w:val="28"/>
          <w:szCs w:val="28"/>
          <w:highlight w:val="white"/>
        </w:rPr>
        <w:t>width</w:t>
      </w:r>
      <w:proofErr w:type="spellEnd"/>
      <w:r>
        <w:rPr>
          <w:b/>
          <w:color w:val="000000"/>
          <w:sz w:val="28"/>
          <w:szCs w:val="28"/>
          <w:highlight w:val="white"/>
        </w:rPr>
        <w:t>,</w:t>
      </w:r>
      <w:r>
        <w:rPr>
          <w:color w:val="000000"/>
          <w:sz w:val="28"/>
          <w:szCs w:val="28"/>
          <w:highlight w:val="white"/>
        </w:rPr>
        <w:t xml:space="preserve"> </w:t>
      </w:r>
      <w:proofErr w:type="spellStart"/>
      <w:r>
        <w:rPr>
          <w:color w:val="000000"/>
          <w:sz w:val="28"/>
          <w:szCs w:val="28"/>
          <w:highlight w:val="white"/>
        </w:rPr>
        <w:t>height</w:t>
      </w:r>
      <w:proofErr w:type="spellEnd"/>
      <w:r>
        <w:rPr>
          <w:b/>
          <w:color w:val="000000"/>
          <w:sz w:val="28"/>
          <w:szCs w:val="28"/>
          <w:highlight w:val="white"/>
        </w:rPr>
        <w:t>,</w:t>
      </w:r>
      <w:r>
        <w:rPr>
          <w:color w:val="000000"/>
          <w:sz w:val="28"/>
          <w:szCs w:val="28"/>
          <w:highlight w:val="white"/>
        </w:rPr>
        <w:t xml:space="preserve"> 3</w:t>
      </w:r>
      <w:r>
        <w:rPr>
          <w:b/>
          <w:color w:val="000000"/>
          <w:sz w:val="28"/>
          <w:szCs w:val="28"/>
          <w:highlight w:val="white"/>
        </w:rPr>
        <w:t>)</w:t>
      </w:r>
    </w:p>
    <w:p w14:paraId="00000359" w14:textId="77777777" w:rsidR="00C5037E" w:rsidRDefault="00C5037E">
      <w:pPr>
        <w:widowControl/>
        <w:spacing w:line="360" w:lineRule="auto"/>
        <w:rPr>
          <w:rFonts w:ascii="Courier New" w:eastAsia="Courier New" w:hAnsi="Courier New" w:cs="Courier New"/>
          <w:color w:val="000000"/>
          <w:sz w:val="28"/>
          <w:szCs w:val="28"/>
          <w:highlight w:val="white"/>
        </w:rPr>
      </w:pPr>
    </w:p>
    <w:p w14:paraId="0000035A"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 xml:space="preserve">Используем </w:t>
      </w:r>
      <w:proofErr w:type="spellStart"/>
      <w:r>
        <w:rPr>
          <w:color w:val="000000"/>
          <w:sz w:val="28"/>
          <w:szCs w:val="28"/>
          <w:highlight w:val="white"/>
        </w:rPr>
        <w:t>Sequental</w:t>
      </w:r>
      <w:proofErr w:type="spellEnd"/>
      <w:r>
        <w:rPr>
          <w:color w:val="000000"/>
          <w:sz w:val="28"/>
          <w:szCs w:val="28"/>
          <w:highlight w:val="white"/>
        </w:rPr>
        <w:t xml:space="preserve"> класс, добавляем </w:t>
      </w:r>
      <w:proofErr w:type="spellStart"/>
      <w:r>
        <w:rPr>
          <w:color w:val="000000"/>
          <w:sz w:val="28"/>
          <w:szCs w:val="28"/>
          <w:highlight w:val="white"/>
        </w:rPr>
        <w:t>сверточные</w:t>
      </w:r>
      <w:proofErr w:type="spellEnd"/>
      <w:r>
        <w:rPr>
          <w:color w:val="000000"/>
          <w:sz w:val="28"/>
          <w:szCs w:val="28"/>
          <w:highlight w:val="white"/>
        </w:rPr>
        <w:t xml:space="preserve"> и объединяющие слои</w:t>
      </w:r>
    </w:p>
    <w:p w14:paraId="0000035B"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Ядро 5*5, слои объединения с размером 2*2.</w:t>
      </w:r>
    </w:p>
    <w:p w14:paraId="0000035C" w14:textId="77777777" w:rsidR="00C5037E" w:rsidRDefault="00C5037E">
      <w:pPr>
        <w:widowControl/>
        <w:spacing w:line="360" w:lineRule="auto"/>
        <w:rPr>
          <w:rFonts w:ascii="Courier New" w:eastAsia="Courier New" w:hAnsi="Courier New" w:cs="Courier New"/>
          <w:color w:val="000000"/>
          <w:sz w:val="28"/>
          <w:szCs w:val="28"/>
          <w:highlight w:val="white"/>
        </w:rPr>
      </w:pPr>
    </w:p>
    <w:p w14:paraId="0000035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r w:rsidRPr="00C1337C">
        <w:rPr>
          <w:color w:val="000000"/>
          <w:sz w:val="28"/>
          <w:szCs w:val="28"/>
          <w:highlight w:val="white"/>
          <w:lang w:val="en-US"/>
        </w:rPr>
        <w:t xml:space="preserve">model </w:t>
      </w:r>
      <w:r w:rsidRPr="00C1337C">
        <w:rPr>
          <w:b/>
          <w:color w:val="000000"/>
          <w:sz w:val="28"/>
          <w:szCs w:val="28"/>
          <w:highlight w:val="white"/>
          <w:lang w:val="en-US"/>
        </w:rPr>
        <w:t>=</w:t>
      </w:r>
      <w:r w:rsidRPr="00C1337C">
        <w:rPr>
          <w:color w:val="000000"/>
          <w:sz w:val="28"/>
          <w:szCs w:val="28"/>
          <w:highlight w:val="white"/>
          <w:lang w:val="en-US"/>
        </w:rPr>
        <w:t xml:space="preserve"> </w:t>
      </w:r>
      <w:proofErr w:type="gramStart"/>
      <w:r w:rsidRPr="00C1337C">
        <w:rPr>
          <w:color w:val="000000"/>
          <w:sz w:val="28"/>
          <w:szCs w:val="28"/>
          <w:highlight w:val="white"/>
          <w:lang w:val="en-US"/>
        </w:rPr>
        <w:t>Sequential</w:t>
      </w:r>
      <w:r w:rsidRPr="00C1337C">
        <w:rPr>
          <w:b/>
          <w:color w:val="000000"/>
          <w:sz w:val="28"/>
          <w:szCs w:val="28"/>
          <w:highlight w:val="white"/>
          <w:lang w:val="en-US"/>
        </w:rPr>
        <w:t>(</w:t>
      </w:r>
      <w:proofErr w:type="gramEnd"/>
      <w:r w:rsidRPr="00C1337C">
        <w:rPr>
          <w:b/>
          <w:color w:val="000000"/>
          <w:sz w:val="28"/>
          <w:szCs w:val="28"/>
          <w:highlight w:val="white"/>
          <w:lang w:val="en-US"/>
        </w:rPr>
        <w:t>)</w:t>
      </w:r>
    </w:p>
    <w:p w14:paraId="0000035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32</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5</w:t>
      </w:r>
      <w:r w:rsidRPr="00C1337C">
        <w:rPr>
          <w:b/>
          <w:color w:val="000000"/>
          <w:sz w:val="28"/>
          <w:szCs w:val="28"/>
          <w:highlight w:val="white"/>
          <w:lang w:val="en-US"/>
        </w:rPr>
        <w:t>,</w:t>
      </w:r>
      <w:r w:rsidRPr="00C1337C">
        <w:rPr>
          <w:color w:val="000000"/>
          <w:sz w:val="28"/>
          <w:szCs w:val="28"/>
          <w:highlight w:val="white"/>
          <w:lang w:val="en-US"/>
        </w:rPr>
        <w:t xml:space="preserve"> 5</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input_shape</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input_shape</w:t>
      </w:r>
      <w:proofErr w:type="spellEnd"/>
      <w:r w:rsidRPr="00C1337C">
        <w:rPr>
          <w:b/>
          <w:color w:val="000000"/>
          <w:sz w:val="28"/>
          <w:szCs w:val="28"/>
          <w:highlight w:val="white"/>
          <w:lang w:val="en-US"/>
        </w:rPr>
        <w:t>,</w:t>
      </w:r>
      <w:r w:rsidRPr="00C1337C">
        <w:rPr>
          <w:color w:val="000000"/>
          <w:sz w:val="28"/>
          <w:szCs w:val="28"/>
          <w:highlight w:val="white"/>
          <w:lang w:val="en-US"/>
        </w:rPr>
        <w:t xml:space="preserve"> 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5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60"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36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64</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5</w:t>
      </w:r>
      <w:r w:rsidRPr="00C1337C">
        <w:rPr>
          <w:b/>
          <w:color w:val="000000"/>
          <w:sz w:val="28"/>
          <w:szCs w:val="28"/>
          <w:highlight w:val="white"/>
          <w:lang w:val="en-US"/>
        </w:rPr>
        <w:t>,</w:t>
      </w:r>
      <w:r w:rsidRPr="00C1337C">
        <w:rPr>
          <w:color w:val="000000"/>
          <w:sz w:val="28"/>
          <w:szCs w:val="28"/>
          <w:highlight w:val="white"/>
          <w:lang w:val="en-US"/>
        </w:rPr>
        <w:t xml:space="preserve"> 5</w:t>
      </w:r>
      <w:r w:rsidRPr="00C1337C">
        <w:rPr>
          <w:b/>
          <w:color w:val="000000"/>
          <w:sz w:val="28"/>
          <w:szCs w:val="28"/>
          <w:highlight w:val="white"/>
          <w:lang w:val="en-US"/>
        </w:rPr>
        <w:t>)),</w:t>
      </w:r>
      <w:r w:rsidRPr="00C1337C">
        <w:rPr>
          <w:color w:val="000000"/>
          <w:sz w:val="28"/>
          <w:szCs w:val="28"/>
          <w:highlight w:val="white"/>
          <w:lang w:val="en-US"/>
        </w:rPr>
        <w:t xml:space="preserve"> 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6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63"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36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64</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5</w:t>
      </w:r>
      <w:r w:rsidRPr="00C1337C">
        <w:rPr>
          <w:b/>
          <w:color w:val="000000"/>
          <w:sz w:val="28"/>
          <w:szCs w:val="28"/>
          <w:highlight w:val="white"/>
          <w:lang w:val="en-US"/>
        </w:rPr>
        <w:t>,</w:t>
      </w:r>
      <w:r w:rsidRPr="00C1337C">
        <w:rPr>
          <w:color w:val="000000"/>
          <w:sz w:val="28"/>
          <w:szCs w:val="28"/>
          <w:highlight w:val="white"/>
          <w:lang w:val="en-US"/>
        </w:rPr>
        <w:t xml:space="preserve"> 5</w:t>
      </w:r>
      <w:r w:rsidRPr="00C1337C">
        <w:rPr>
          <w:b/>
          <w:color w:val="000000"/>
          <w:sz w:val="28"/>
          <w:szCs w:val="28"/>
          <w:highlight w:val="white"/>
          <w:lang w:val="en-US"/>
        </w:rPr>
        <w:t>)),</w:t>
      </w:r>
      <w:r w:rsidRPr="00C1337C">
        <w:rPr>
          <w:color w:val="000000"/>
          <w:sz w:val="28"/>
          <w:szCs w:val="28"/>
          <w:highlight w:val="white"/>
          <w:lang w:val="en-US"/>
        </w:rPr>
        <w:t xml:space="preserve"> 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6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66" w14:textId="77777777" w:rsidR="00C5037E" w:rsidRPr="00C1337C" w:rsidRDefault="00C5037E">
      <w:pPr>
        <w:widowControl/>
        <w:spacing w:line="360" w:lineRule="auto"/>
        <w:rPr>
          <w:rFonts w:ascii="Courier New" w:eastAsia="Courier New" w:hAnsi="Courier New" w:cs="Courier New"/>
          <w:color w:val="000000"/>
          <w:sz w:val="28"/>
          <w:szCs w:val="28"/>
          <w:highlight w:val="white"/>
          <w:lang w:val="en-US"/>
        </w:rPr>
      </w:pPr>
    </w:p>
    <w:p w14:paraId="00000367"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 xml:space="preserve">Добавляем </w:t>
      </w:r>
      <w:proofErr w:type="spellStart"/>
      <w:r>
        <w:rPr>
          <w:color w:val="000000"/>
          <w:sz w:val="28"/>
          <w:szCs w:val="28"/>
          <w:highlight w:val="white"/>
        </w:rPr>
        <w:t>полносвязный</w:t>
      </w:r>
      <w:proofErr w:type="spellEnd"/>
      <w:r>
        <w:rPr>
          <w:color w:val="000000"/>
          <w:sz w:val="28"/>
          <w:szCs w:val="28"/>
          <w:highlight w:val="white"/>
        </w:rPr>
        <w:t xml:space="preserve"> и 2 плотных слоя. Также добавляем слой отключения и компилируем нашу сеть.</w:t>
      </w:r>
    </w:p>
    <w:p w14:paraId="00000368" w14:textId="77777777" w:rsidR="00C5037E" w:rsidRDefault="00C5037E">
      <w:pPr>
        <w:widowControl/>
        <w:spacing w:line="360" w:lineRule="auto"/>
        <w:rPr>
          <w:color w:val="000000"/>
          <w:sz w:val="28"/>
          <w:szCs w:val="28"/>
          <w:highlight w:val="white"/>
        </w:rPr>
      </w:pPr>
    </w:p>
    <w:p w14:paraId="0000036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Flatten</w:t>
      </w:r>
      <w:r w:rsidRPr="00C1337C">
        <w:rPr>
          <w:b/>
          <w:color w:val="000000"/>
          <w:sz w:val="28"/>
          <w:szCs w:val="28"/>
          <w:highlight w:val="white"/>
          <w:lang w:val="en-US"/>
        </w:rPr>
        <w:t>())</w:t>
      </w:r>
    </w:p>
    <w:p w14:paraId="0000036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Dense</w:t>
      </w:r>
      <w:r w:rsidRPr="00C1337C">
        <w:rPr>
          <w:b/>
          <w:color w:val="000000"/>
          <w:sz w:val="28"/>
          <w:szCs w:val="28"/>
          <w:highlight w:val="white"/>
          <w:lang w:val="en-US"/>
        </w:rPr>
        <w:t>(</w:t>
      </w:r>
      <w:r w:rsidRPr="00C1337C">
        <w:rPr>
          <w:color w:val="000000"/>
          <w:sz w:val="28"/>
          <w:szCs w:val="28"/>
          <w:highlight w:val="white"/>
          <w:lang w:val="en-US"/>
        </w:rPr>
        <w:t>256</w:t>
      </w:r>
      <w:r w:rsidRPr="00C1337C">
        <w:rPr>
          <w:b/>
          <w:color w:val="000000"/>
          <w:sz w:val="28"/>
          <w:szCs w:val="28"/>
          <w:highlight w:val="white"/>
          <w:lang w:val="en-US"/>
        </w:rPr>
        <w:t>))</w:t>
      </w:r>
    </w:p>
    <w:p w14:paraId="0000036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6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Dropout</w:t>
      </w:r>
      <w:r w:rsidRPr="00C1337C">
        <w:rPr>
          <w:b/>
          <w:color w:val="000000"/>
          <w:sz w:val="28"/>
          <w:szCs w:val="28"/>
          <w:highlight w:val="white"/>
          <w:lang w:val="en-US"/>
        </w:rPr>
        <w:t>(</w:t>
      </w:r>
      <w:r w:rsidRPr="00C1337C">
        <w:rPr>
          <w:color w:val="000000"/>
          <w:sz w:val="28"/>
          <w:szCs w:val="28"/>
          <w:highlight w:val="white"/>
          <w:lang w:val="en-US"/>
        </w:rPr>
        <w:t>0.5</w:t>
      </w:r>
      <w:r w:rsidRPr="00C1337C">
        <w:rPr>
          <w:b/>
          <w:color w:val="000000"/>
          <w:sz w:val="28"/>
          <w:szCs w:val="28"/>
          <w:highlight w:val="white"/>
          <w:lang w:val="en-US"/>
        </w:rPr>
        <w:t>))</w:t>
      </w:r>
    </w:p>
    <w:p w14:paraId="0000036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Dense</w:t>
      </w:r>
      <w:r w:rsidRPr="00C1337C">
        <w:rPr>
          <w:b/>
          <w:color w:val="000000"/>
          <w:sz w:val="28"/>
          <w:szCs w:val="28"/>
          <w:highlight w:val="white"/>
          <w:lang w:val="en-US"/>
        </w:rPr>
        <w:t>(</w:t>
      </w:r>
      <w:r w:rsidRPr="00C1337C">
        <w:rPr>
          <w:color w:val="000000"/>
          <w:sz w:val="28"/>
          <w:szCs w:val="28"/>
          <w:highlight w:val="white"/>
          <w:lang w:val="en-US"/>
        </w:rPr>
        <w:t>4</w:t>
      </w:r>
      <w:r w:rsidRPr="00C1337C">
        <w:rPr>
          <w:b/>
          <w:color w:val="000000"/>
          <w:sz w:val="28"/>
          <w:szCs w:val="28"/>
          <w:highlight w:val="white"/>
          <w:lang w:val="en-US"/>
        </w:rPr>
        <w:t>))</w:t>
      </w:r>
    </w:p>
    <w:p w14:paraId="0000036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add</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softmax</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6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roofErr w:type="gramStart"/>
      <w:r w:rsidRPr="00C1337C">
        <w:rPr>
          <w:color w:val="000000"/>
          <w:sz w:val="28"/>
          <w:szCs w:val="28"/>
          <w:highlight w:val="white"/>
          <w:lang w:val="en-US"/>
        </w:rPr>
        <w:t>model</w:t>
      </w:r>
      <w:r w:rsidRPr="00C1337C">
        <w:rPr>
          <w:b/>
          <w:color w:val="000000"/>
          <w:sz w:val="28"/>
          <w:szCs w:val="28"/>
          <w:highlight w:val="white"/>
          <w:lang w:val="en-US"/>
        </w:rPr>
        <w:t>.compile</w:t>
      </w:r>
      <w:proofErr w:type="gramEnd"/>
      <w:r w:rsidRPr="00C1337C">
        <w:rPr>
          <w:b/>
          <w:color w:val="000000"/>
          <w:sz w:val="28"/>
          <w:szCs w:val="28"/>
          <w:highlight w:val="white"/>
          <w:lang w:val="en-US"/>
        </w:rPr>
        <w:t>(</w:t>
      </w:r>
      <w:r w:rsidRPr="00C1337C">
        <w:rPr>
          <w:color w:val="000000"/>
          <w:sz w:val="28"/>
          <w:szCs w:val="28"/>
          <w:highlight w:val="white"/>
          <w:lang w:val="en-US"/>
        </w:rPr>
        <w:t>loss</w:t>
      </w:r>
      <w:r w:rsidRPr="00C1337C">
        <w:rPr>
          <w:b/>
          <w:color w:val="000000"/>
          <w:sz w:val="28"/>
          <w:szCs w:val="28"/>
          <w:highlight w:val="white"/>
          <w:lang w:val="en-US"/>
        </w:rPr>
        <w:t>=</w:t>
      </w:r>
      <w:r w:rsidRPr="00C1337C">
        <w:rPr>
          <w:color w:val="000000"/>
          <w:sz w:val="28"/>
          <w:szCs w:val="28"/>
          <w:highlight w:val="white"/>
          <w:lang w:val="en-US"/>
        </w:rPr>
        <w:t>'categorical_crossentropy'</w:t>
      </w:r>
      <w:r w:rsidRPr="00C1337C">
        <w:rPr>
          <w:b/>
          <w:color w:val="000000"/>
          <w:sz w:val="28"/>
          <w:szCs w:val="28"/>
          <w:highlight w:val="white"/>
          <w:lang w:val="en-US"/>
        </w:rPr>
        <w:t>,</w:t>
      </w:r>
      <w:r w:rsidRPr="00C1337C">
        <w:rPr>
          <w:color w:val="000000"/>
          <w:sz w:val="28"/>
          <w:szCs w:val="28"/>
          <w:highlight w:val="white"/>
          <w:lang w:val="en-US"/>
        </w:rPr>
        <w:t>optimizer</w:t>
      </w:r>
      <w:r w:rsidRPr="00C1337C">
        <w:rPr>
          <w:b/>
          <w:color w:val="000000"/>
          <w:sz w:val="28"/>
          <w:szCs w:val="28"/>
          <w:highlight w:val="white"/>
          <w:lang w:val="en-US"/>
        </w:rPr>
        <w:t>=</w:t>
      </w:r>
      <w:r w:rsidRPr="00C1337C">
        <w:rPr>
          <w:color w:val="000000"/>
          <w:sz w:val="28"/>
          <w:szCs w:val="28"/>
          <w:highlight w:val="white"/>
          <w:lang w:val="en-US"/>
        </w:rPr>
        <w:t>'adam'</w:t>
      </w:r>
      <w:r w:rsidRPr="00C1337C">
        <w:rPr>
          <w:b/>
          <w:color w:val="000000"/>
          <w:sz w:val="28"/>
          <w:szCs w:val="28"/>
          <w:highlight w:val="white"/>
          <w:lang w:val="en-US"/>
        </w:rPr>
        <w:t>,</w:t>
      </w:r>
      <w:r w:rsidRPr="00C1337C">
        <w:rPr>
          <w:color w:val="000000"/>
          <w:sz w:val="28"/>
          <w:szCs w:val="28"/>
          <w:highlight w:val="white"/>
          <w:lang w:val="en-US"/>
        </w:rPr>
        <w:t>metrics</w:t>
      </w:r>
      <w:r w:rsidRPr="00C1337C">
        <w:rPr>
          <w:b/>
          <w:color w:val="000000"/>
          <w:sz w:val="28"/>
          <w:szCs w:val="28"/>
          <w:highlight w:val="white"/>
          <w:lang w:val="en-US"/>
        </w:rPr>
        <w:t>=[</w:t>
      </w:r>
      <w:r w:rsidRPr="00C1337C">
        <w:rPr>
          <w:color w:val="000000"/>
          <w:sz w:val="28"/>
          <w:szCs w:val="28"/>
          <w:highlight w:val="white"/>
          <w:lang w:val="en-US"/>
        </w:rPr>
        <w:t>'accuracy'</w:t>
      </w:r>
      <w:r w:rsidRPr="00C1337C">
        <w:rPr>
          <w:b/>
          <w:color w:val="000000"/>
          <w:sz w:val="28"/>
          <w:szCs w:val="28"/>
          <w:highlight w:val="white"/>
          <w:lang w:val="en-US"/>
        </w:rPr>
        <w:t>])</w:t>
      </w:r>
    </w:p>
    <w:p w14:paraId="00000370" w14:textId="77777777" w:rsidR="00C5037E" w:rsidRPr="00C1337C" w:rsidRDefault="00C5037E">
      <w:pPr>
        <w:widowControl/>
        <w:spacing w:line="360" w:lineRule="auto"/>
        <w:rPr>
          <w:rFonts w:ascii="Courier New" w:eastAsia="Courier New" w:hAnsi="Courier New" w:cs="Courier New"/>
          <w:color w:val="000000"/>
          <w:sz w:val="28"/>
          <w:szCs w:val="28"/>
          <w:highlight w:val="white"/>
          <w:lang w:val="en-US"/>
        </w:rPr>
      </w:pPr>
    </w:p>
    <w:p w14:paraId="00000371" w14:textId="77777777" w:rsidR="00C5037E" w:rsidRPr="00C1337C" w:rsidRDefault="00C5037E">
      <w:pPr>
        <w:widowControl/>
        <w:spacing w:line="360" w:lineRule="auto"/>
        <w:rPr>
          <w:rFonts w:ascii="Courier New" w:eastAsia="Courier New" w:hAnsi="Courier New" w:cs="Courier New"/>
          <w:color w:val="000000"/>
          <w:sz w:val="28"/>
          <w:szCs w:val="28"/>
          <w:highlight w:val="white"/>
          <w:lang w:val="en-US"/>
        </w:rPr>
      </w:pPr>
    </w:p>
    <w:p w14:paraId="00000372"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lastRenderedPageBreak/>
        <w:t xml:space="preserve">Создаем тренировочную и проверочную выборки из имеющихся у нас </w:t>
      </w:r>
      <w:proofErr w:type="spellStart"/>
      <w:r>
        <w:rPr>
          <w:color w:val="000000"/>
          <w:sz w:val="28"/>
          <w:szCs w:val="28"/>
          <w:highlight w:val="white"/>
        </w:rPr>
        <w:t>скалограмм</w:t>
      </w:r>
      <w:proofErr w:type="spellEnd"/>
      <w:r>
        <w:rPr>
          <w:color w:val="000000"/>
          <w:sz w:val="28"/>
          <w:szCs w:val="28"/>
          <w:highlight w:val="white"/>
        </w:rPr>
        <w:t>.</w:t>
      </w:r>
    </w:p>
    <w:p w14:paraId="00000373" w14:textId="77777777" w:rsidR="00C5037E" w:rsidRDefault="00C5037E">
      <w:pPr>
        <w:widowControl/>
        <w:spacing w:line="360" w:lineRule="auto"/>
        <w:rPr>
          <w:rFonts w:ascii="Courier New" w:eastAsia="Courier New" w:hAnsi="Courier New" w:cs="Courier New"/>
          <w:color w:val="000000"/>
          <w:sz w:val="28"/>
          <w:szCs w:val="28"/>
          <w:highlight w:val="white"/>
        </w:rPr>
      </w:pPr>
    </w:p>
    <w:p w14:paraId="0000037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rFonts w:ascii="Courier New" w:eastAsia="Courier New" w:hAnsi="Courier New" w:cs="Courier New"/>
          <w:color w:val="000000"/>
          <w:sz w:val="28"/>
          <w:szCs w:val="28"/>
          <w:highlight w:val="white"/>
        </w:rPr>
        <w:t xml:space="preserve">    </w:t>
      </w:r>
      <w:proofErr w:type="spellStart"/>
      <w:r w:rsidRPr="00C1337C">
        <w:rPr>
          <w:color w:val="000000"/>
          <w:sz w:val="28"/>
          <w:szCs w:val="28"/>
          <w:highlight w:val="white"/>
          <w:lang w:val="en-US"/>
        </w:rPr>
        <w:t>train_data</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ImageDataGenerator</w:t>
      </w:r>
      <w:proofErr w:type="spellEnd"/>
      <w:r w:rsidRPr="00C1337C">
        <w:rPr>
          <w:b/>
          <w:color w:val="000000"/>
          <w:sz w:val="28"/>
          <w:szCs w:val="28"/>
          <w:highlight w:val="white"/>
          <w:lang w:val="en-US"/>
        </w:rPr>
        <w:t>(</w:t>
      </w:r>
      <w:proofErr w:type="gramEnd"/>
    </w:p>
    <w:p w14:paraId="0000037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rescale</w:t>
      </w:r>
      <w:r w:rsidRPr="00C1337C">
        <w:rPr>
          <w:b/>
          <w:color w:val="000000"/>
          <w:sz w:val="28"/>
          <w:szCs w:val="28"/>
          <w:highlight w:val="white"/>
          <w:lang w:val="en-US"/>
        </w:rPr>
        <w:t>=</w:t>
      </w:r>
      <w:r w:rsidRPr="00C1337C">
        <w:rPr>
          <w:color w:val="000000"/>
          <w:sz w:val="28"/>
          <w:szCs w:val="28"/>
          <w:highlight w:val="white"/>
          <w:lang w:val="en-US"/>
        </w:rPr>
        <w:t xml:space="preserve">1. </w:t>
      </w:r>
      <w:r w:rsidRPr="00C1337C">
        <w:rPr>
          <w:b/>
          <w:color w:val="000000"/>
          <w:sz w:val="28"/>
          <w:szCs w:val="28"/>
          <w:highlight w:val="white"/>
          <w:lang w:val="en-US"/>
        </w:rPr>
        <w:t>/</w:t>
      </w:r>
      <w:r w:rsidRPr="00C1337C">
        <w:rPr>
          <w:color w:val="000000"/>
          <w:sz w:val="28"/>
          <w:szCs w:val="28"/>
          <w:highlight w:val="white"/>
          <w:lang w:val="en-US"/>
        </w:rPr>
        <w:t xml:space="preserve"> 255</w:t>
      </w:r>
      <w:r w:rsidRPr="00C1337C">
        <w:rPr>
          <w:b/>
          <w:color w:val="000000"/>
          <w:sz w:val="28"/>
          <w:szCs w:val="28"/>
          <w:highlight w:val="white"/>
          <w:lang w:val="en-US"/>
        </w:rPr>
        <w:t>,</w:t>
      </w:r>
    </w:p>
    <w:p w14:paraId="0000037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shear_range</w:t>
      </w:r>
      <w:proofErr w:type="spellEnd"/>
      <w:r w:rsidRPr="00C1337C">
        <w:rPr>
          <w:b/>
          <w:color w:val="000000"/>
          <w:sz w:val="28"/>
          <w:szCs w:val="28"/>
          <w:highlight w:val="white"/>
          <w:lang w:val="en-US"/>
        </w:rPr>
        <w:t>=</w:t>
      </w:r>
      <w:r w:rsidRPr="00C1337C">
        <w:rPr>
          <w:color w:val="000000"/>
          <w:sz w:val="28"/>
          <w:szCs w:val="28"/>
          <w:highlight w:val="white"/>
          <w:lang w:val="en-US"/>
        </w:rPr>
        <w:t>0.2</w:t>
      </w:r>
      <w:r w:rsidRPr="00C1337C">
        <w:rPr>
          <w:b/>
          <w:color w:val="000000"/>
          <w:sz w:val="28"/>
          <w:szCs w:val="28"/>
          <w:highlight w:val="white"/>
          <w:lang w:val="en-US"/>
        </w:rPr>
        <w:t>,</w:t>
      </w:r>
    </w:p>
    <w:p w14:paraId="0000037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zoom_range</w:t>
      </w:r>
      <w:proofErr w:type="spellEnd"/>
      <w:r w:rsidRPr="00C1337C">
        <w:rPr>
          <w:b/>
          <w:color w:val="000000"/>
          <w:sz w:val="28"/>
          <w:szCs w:val="28"/>
          <w:highlight w:val="white"/>
          <w:lang w:val="en-US"/>
        </w:rPr>
        <w:t>=</w:t>
      </w:r>
      <w:r w:rsidRPr="00C1337C">
        <w:rPr>
          <w:color w:val="000000"/>
          <w:sz w:val="28"/>
          <w:szCs w:val="28"/>
          <w:highlight w:val="white"/>
          <w:lang w:val="en-US"/>
        </w:rPr>
        <w:t>0.2</w:t>
      </w:r>
      <w:r w:rsidRPr="00C1337C">
        <w:rPr>
          <w:b/>
          <w:color w:val="000000"/>
          <w:sz w:val="28"/>
          <w:szCs w:val="28"/>
          <w:highlight w:val="white"/>
          <w:lang w:val="en-US"/>
        </w:rPr>
        <w:t>,</w:t>
      </w:r>
    </w:p>
    <w:p w14:paraId="0000037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horizontal_flip</w:t>
      </w:r>
      <w:proofErr w:type="spellEnd"/>
      <w:r w:rsidRPr="00C1337C">
        <w:rPr>
          <w:b/>
          <w:color w:val="000000"/>
          <w:sz w:val="28"/>
          <w:szCs w:val="28"/>
          <w:highlight w:val="white"/>
          <w:lang w:val="en-US"/>
        </w:rPr>
        <w:t>=True)</w:t>
      </w:r>
    </w:p>
    <w:p w14:paraId="0000037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test_data</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ImageDataGenerator</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rescale</w:t>
      </w:r>
      <w:r w:rsidRPr="00C1337C">
        <w:rPr>
          <w:b/>
          <w:color w:val="000000"/>
          <w:sz w:val="28"/>
          <w:szCs w:val="28"/>
          <w:highlight w:val="white"/>
          <w:lang w:val="en-US"/>
        </w:rPr>
        <w:t>=</w:t>
      </w:r>
      <w:r w:rsidRPr="00C1337C">
        <w:rPr>
          <w:color w:val="000000"/>
          <w:sz w:val="28"/>
          <w:szCs w:val="28"/>
          <w:highlight w:val="white"/>
          <w:lang w:val="en-US"/>
        </w:rPr>
        <w:t xml:space="preserve">1. </w:t>
      </w:r>
      <w:r w:rsidRPr="00C1337C">
        <w:rPr>
          <w:b/>
          <w:color w:val="000000"/>
          <w:sz w:val="28"/>
          <w:szCs w:val="28"/>
          <w:highlight w:val="white"/>
          <w:lang w:val="en-US"/>
        </w:rPr>
        <w:t>/</w:t>
      </w:r>
      <w:r w:rsidRPr="00C1337C">
        <w:rPr>
          <w:color w:val="000000"/>
          <w:sz w:val="28"/>
          <w:szCs w:val="28"/>
          <w:highlight w:val="white"/>
          <w:lang w:val="en-US"/>
        </w:rPr>
        <w:t xml:space="preserve"> 255</w:t>
      </w:r>
      <w:r w:rsidRPr="00C1337C">
        <w:rPr>
          <w:b/>
          <w:color w:val="000000"/>
          <w:sz w:val="28"/>
          <w:szCs w:val="28"/>
          <w:highlight w:val="white"/>
          <w:lang w:val="en-US"/>
        </w:rPr>
        <w:t>)</w:t>
      </w:r>
    </w:p>
    <w:p w14:paraId="0000037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train_data_gen</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train_</w:t>
      </w:r>
      <w:proofErr w:type="gramStart"/>
      <w:r w:rsidRPr="00C1337C">
        <w:rPr>
          <w:color w:val="000000"/>
          <w:sz w:val="28"/>
          <w:szCs w:val="28"/>
          <w:highlight w:val="white"/>
          <w:lang w:val="en-US"/>
        </w:rPr>
        <w:t>data</w:t>
      </w:r>
      <w:r w:rsidRPr="00C1337C">
        <w:rPr>
          <w:b/>
          <w:color w:val="000000"/>
          <w:sz w:val="28"/>
          <w:szCs w:val="28"/>
          <w:highlight w:val="white"/>
          <w:lang w:val="en-US"/>
        </w:rPr>
        <w:t>.</w:t>
      </w:r>
      <w:r w:rsidRPr="00C1337C">
        <w:rPr>
          <w:color w:val="000000"/>
          <w:sz w:val="28"/>
          <w:szCs w:val="28"/>
          <w:highlight w:val="white"/>
          <w:lang w:val="en-US"/>
        </w:rPr>
        <w:t>flow</w:t>
      </w:r>
      <w:proofErr w:type="gramEnd"/>
      <w:r w:rsidRPr="00C1337C">
        <w:rPr>
          <w:color w:val="000000"/>
          <w:sz w:val="28"/>
          <w:szCs w:val="28"/>
          <w:highlight w:val="white"/>
          <w:lang w:val="en-US"/>
        </w:rPr>
        <w:t>_from_directory</w:t>
      </w:r>
      <w:proofErr w:type="spellEnd"/>
      <w:r w:rsidRPr="00C1337C">
        <w:rPr>
          <w:b/>
          <w:color w:val="000000"/>
          <w:sz w:val="28"/>
          <w:szCs w:val="28"/>
          <w:highlight w:val="white"/>
          <w:lang w:val="en-US"/>
        </w:rPr>
        <w:t>(</w:t>
      </w:r>
    </w:p>
    <w:p w14:paraId="0000037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train_dir</w:t>
      </w:r>
      <w:proofErr w:type="spellEnd"/>
      <w:r w:rsidRPr="00C1337C">
        <w:rPr>
          <w:b/>
          <w:color w:val="000000"/>
          <w:sz w:val="28"/>
          <w:szCs w:val="28"/>
          <w:highlight w:val="white"/>
          <w:lang w:val="en-US"/>
        </w:rPr>
        <w:t>,</w:t>
      </w:r>
    </w:p>
    <w:p w14:paraId="0000037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target_size</w:t>
      </w:r>
      <w:proofErr w:type="spellEnd"/>
      <w:proofErr w:type="gramStart"/>
      <w:r w:rsidRPr="00C1337C">
        <w:rPr>
          <w:b/>
          <w:color w:val="000000"/>
          <w:sz w:val="28"/>
          <w:szCs w:val="28"/>
          <w:highlight w:val="white"/>
          <w:lang w:val="en-US"/>
        </w:rPr>
        <w:t>=(</w:t>
      </w:r>
      <w:proofErr w:type="gramEnd"/>
      <w:r w:rsidRPr="00C1337C">
        <w:rPr>
          <w:color w:val="000000"/>
          <w:sz w:val="28"/>
          <w:szCs w:val="28"/>
          <w:highlight w:val="white"/>
          <w:lang w:val="en-US"/>
        </w:rPr>
        <w:t>width</w:t>
      </w:r>
      <w:r w:rsidRPr="00C1337C">
        <w:rPr>
          <w:b/>
          <w:color w:val="000000"/>
          <w:sz w:val="28"/>
          <w:szCs w:val="28"/>
          <w:highlight w:val="white"/>
          <w:lang w:val="en-US"/>
        </w:rPr>
        <w:t>,</w:t>
      </w:r>
      <w:r w:rsidRPr="00C1337C">
        <w:rPr>
          <w:color w:val="000000"/>
          <w:sz w:val="28"/>
          <w:szCs w:val="28"/>
          <w:highlight w:val="white"/>
          <w:lang w:val="en-US"/>
        </w:rPr>
        <w:t xml:space="preserve"> height</w:t>
      </w:r>
      <w:r w:rsidRPr="00C1337C">
        <w:rPr>
          <w:b/>
          <w:color w:val="000000"/>
          <w:sz w:val="28"/>
          <w:szCs w:val="28"/>
          <w:highlight w:val="white"/>
          <w:lang w:val="en-US"/>
        </w:rPr>
        <w:t>),</w:t>
      </w:r>
    </w:p>
    <w:p w14:paraId="0000037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batch_size</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batch_size</w:t>
      </w:r>
      <w:proofErr w:type="spellEnd"/>
      <w:r w:rsidRPr="00C1337C">
        <w:rPr>
          <w:b/>
          <w:color w:val="000000"/>
          <w:sz w:val="28"/>
          <w:szCs w:val="28"/>
          <w:highlight w:val="white"/>
          <w:lang w:val="en-US"/>
        </w:rPr>
        <w:t>,</w:t>
      </w:r>
    </w:p>
    <w:p w14:paraId="0000037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class_mode</w:t>
      </w:r>
      <w:proofErr w:type="spellEnd"/>
      <w:r w:rsidRPr="00C1337C">
        <w:rPr>
          <w:b/>
          <w:color w:val="000000"/>
          <w:sz w:val="28"/>
          <w:szCs w:val="28"/>
          <w:highlight w:val="white"/>
          <w:lang w:val="en-US"/>
        </w:rPr>
        <w:t>=</w:t>
      </w:r>
      <w:r w:rsidRPr="00C1337C">
        <w:rPr>
          <w:color w:val="000000"/>
          <w:sz w:val="28"/>
          <w:szCs w:val="28"/>
          <w:highlight w:val="white"/>
          <w:lang w:val="en-US"/>
        </w:rPr>
        <w:t>'categorical'</w:t>
      </w:r>
      <w:r w:rsidRPr="00C1337C">
        <w:rPr>
          <w:b/>
          <w:color w:val="000000"/>
          <w:sz w:val="28"/>
          <w:szCs w:val="28"/>
          <w:highlight w:val="white"/>
          <w:lang w:val="en-US"/>
        </w:rPr>
        <w:t>)</w:t>
      </w:r>
    </w:p>
    <w:p w14:paraId="0000037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validation_data_gen</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test_</w:t>
      </w:r>
      <w:proofErr w:type="gramStart"/>
      <w:r w:rsidRPr="00C1337C">
        <w:rPr>
          <w:color w:val="000000"/>
          <w:sz w:val="28"/>
          <w:szCs w:val="28"/>
          <w:highlight w:val="white"/>
          <w:lang w:val="en-US"/>
        </w:rPr>
        <w:t>data</w:t>
      </w:r>
      <w:r w:rsidRPr="00C1337C">
        <w:rPr>
          <w:b/>
          <w:color w:val="000000"/>
          <w:sz w:val="28"/>
          <w:szCs w:val="28"/>
          <w:highlight w:val="white"/>
          <w:lang w:val="en-US"/>
        </w:rPr>
        <w:t>.</w:t>
      </w:r>
      <w:r w:rsidRPr="00C1337C">
        <w:rPr>
          <w:color w:val="000000"/>
          <w:sz w:val="28"/>
          <w:szCs w:val="28"/>
          <w:highlight w:val="white"/>
          <w:lang w:val="en-US"/>
        </w:rPr>
        <w:t>flow</w:t>
      </w:r>
      <w:proofErr w:type="gramEnd"/>
      <w:r w:rsidRPr="00C1337C">
        <w:rPr>
          <w:color w:val="000000"/>
          <w:sz w:val="28"/>
          <w:szCs w:val="28"/>
          <w:highlight w:val="white"/>
          <w:lang w:val="en-US"/>
        </w:rPr>
        <w:t>_from_directory</w:t>
      </w:r>
      <w:proofErr w:type="spellEnd"/>
      <w:r w:rsidRPr="00C1337C">
        <w:rPr>
          <w:b/>
          <w:color w:val="000000"/>
          <w:sz w:val="28"/>
          <w:szCs w:val="28"/>
          <w:highlight w:val="white"/>
          <w:lang w:val="en-US"/>
        </w:rPr>
        <w:t>(</w:t>
      </w:r>
    </w:p>
    <w:p w14:paraId="0000038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validation_dir</w:t>
      </w:r>
      <w:proofErr w:type="spellEnd"/>
      <w:r w:rsidRPr="00C1337C">
        <w:rPr>
          <w:b/>
          <w:color w:val="000000"/>
          <w:sz w:val="28"/>
          <w:szCs w:val="28"/>
          <w:highlight w:val="white"/>
          <w:lang w:val="en-US"/>
        </w:rPr>
        <w:t>,</w:t>
      </w:r>
    </w:p>
    <w:p w14:paraId="0000038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target_size</w:t>
      </w:r>
      <w:proofErr w:type="spellEnd"/>
      <w:proofErr w:type="gramStart"/>
      <w:r w:rsidRPr="00C1337C">
        <w:rPr>
          <w:b/>
          <w:color w:val="000000"/>
          <w:sz w:val="28"/>
          <w:szCs w:val="28"/>
          <w:highlight w:val="white"/>
          <w:lang w:val="en-US"/>
        </w:rPr>
        <w:t>=(</w:t>
      </w:r>
      <w:proofErr w:type="gramEnd"/>
      <w:r w:rsidRPr="00C1337C">
        <w:rPr>
          <w:color w:val="000000"/>
          <w:sz w:val="28"/>
          <w:szCs w:val="28"/>
          <w:highlight w:val="white"/>
          <w:lang w:val="en-US"/>
        </w:rPr>
        <w:t>width</w:t>
      </w:r>
      <w:r w:rsidRPr="00C1337C">
        <w:rPr>
          <w:b/>
          <w:color w:val="000000"/>
          <w:sz w:val="28"/>
          <w:szCs w:val="28"/>
          <w:highlight w:val="white"/>
          <w:lang w:val="en-US"/>
        </w:rPr>
        <w:t>,</w:t>
      </w:r>
      <w:r w:rsidRPr="00C1337C">
        <w:rPr>
          <w:color w:val="000000"/>
          <w:sz w:val="28"/>
          <w:szCs w:val="28"/>
          <w:highlight w:val="white"/>
          <w:lang w:val="en-US"/>
        </w:rPr>
        <w:t xml:space="preserve"> height</w:t>
      </w:r>
      <w:r w:rsidRPr="00C1337C">
        <w:rPr>
          <w:b/>
          <w:color w:val="000000"/>
          <w:sz w:val="28"/>
          <w:szCs w:val="28"/>
          <w:highlight w:val="white"/>
          <w:lang w:val="en-US"/>
        </w:rPr>
        <w:t>),</w:t>
      </w:r>
    </w:p>
    <w:p w14:paraId="0000038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batch_size</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batch_size</w:t>
      </w:r>
      <w:proofErr w:type="spellEnd"/>
      <w:r w:rsidRPr="00C1337C">
        <w:rPr>
          <w:b/>
          <w:color w:val="000000"/>
          <w:sz w:val="28"/>
          <w:szCs w:val="28"/>
          <w:highlight w:val="white"/>
          <w:lang w:val="en-US"/>
        </w:rPr>
        <w:t>,</w:t>
      </w:r>
    </w:p>
    <w:p w14:paraId="00000383" w14:textId="77777777" w:rsidR="00C5037E" w:rsidRPr="007C3626"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r w:rsidRPr="00C1337C">
        <w:rPr>
          <w:color w:val="000000"/>
          <w:sz w:val="28"/>
          <w:szCs w:val="28"/>
          <w:highlight w:val="white"/>
          <w:lang w:val="en-US"/>
        </w:rPr>
        <w:t xml:space="preserve">        class</w:t>
      </w:r>
      <w:r w:rsidRPr="007C3626">
        <w:rPr>
          <w:color w:val="000000"/>
          <w:sz w:val="28"/>
          <w:szCs w:val="28"/>
          <w:highlight w:val="white"/>
        </w:rPr>
        <w:t>_</w:t>
      </w:r>
      <w:r w:rsidRPr="00C1337C">
        <w:rPr>
          <w:color w:val="000000"/>
          <w:sz w:val="28"/>
          <w:szCs w:val="28"/>
          <w:highlight w:val="white"/>
          <w:lang w:val="en-US"/>
        </w:rPr>
        <w:t>mode</w:t>
      </w:r>
      <w:r w:rsidRPr="007C3626">
        <w:rPr>
          <w:b/>
          <w:color w:val="000000"/>
          <w:sz w:val="28"/>
          <w:szCs w:val="28"/>
          <w:highlight w:val="white"/>
        </w:rPr>
        <w:t>=</w:t>
      </w:r>
      <w:r w:rsidRPr="007C3626">
        <w:rPr>
          <w:color w:val="000000"/>
          <w:sz w:val="28"/>
          <w:szCs w:val="28"/>
          <w:highlight w:val="white"/>
        </w:rPr>
        <w:t>'</w:t>
      </w:r>
      <w:r w:rsidRPr="00C1337C">
        <w:rPr>
          <w:color w:val="000000"/>
          <w:sz w:val="28"/>
          <w:szCs w:val="28"/>
          <w:highlight w:val="white"/>
          <w:lang w:val="en-US"/>
        </w:rPr>
        <w:t>categorical</w:t>
      </w:r>
      <w:r w:rsidRPr="007C3626">
        <w:rPr>
          <w:color w:val="000000"/>
          <w:sz w:val="28"/>
          <w:szCs w:val="28"/>
          <w:highlight w:val="white"/>
        </w:rPr>
        <w:t>'</w:t>
      </w:r>
      <w:r w:rsidRPr="007C3626">
        <w:rPr>
          <w:b/>
          <w:color w:val="000000"/>
          <w:sz w:val="28"/>
          <w:szCs w:val="28"/>
          <w:highlight w:val="white"/>
        </w:rPr>
        <w:t>)</w:t>
      </w:r>
    </w:p>
    <w:p w14:paraId="00000384" w14:textId="77777777" w:rsidR="00C5037E" w:rsidRPr="007C3626" w:rsidRDefault="00C5037E" w:rsidP="0011058E">
      <w:pPr>
        <w:widowControl/>
        <w:spacing w:line="360" w:lineRule="auto"/>
        <w:jc w:val="both"/>
        <w:rPr>
          <w:rFonts w:ascii="Courier New" w:eastAsia="Courier New" w:hAnsi="Courier New" w:cs="Courier New"/>
          <w:color w:val="000000"/>
          <w:sz w:val="28"/>
          <w:szCs w:val="28"/>
          <w:highlight w:val="white"/>
        </w:rPr>
      </w:pPr>
    </w:p>
    <w:p w14:paraId="00000385"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Обучаем нашу модель на данных и сохраняем вес в файл.</w:t>
      </w:r>
    </w:p>
    <w:p w14:paraId="00000386" w14:textId="77777777" w:rsidR="00C5037E" w:rsidRDefault="00C5037E">
      <w:pPr>
        <w:widowControl/>
        <w:spacing w:line="360" w:lineRule="auto"/>
        <w:rPr>
          <w:rFonts w:ascii="Courier New" w:eastAsia="Courier New" w:hAnsi="Courier New" w:cs="Courier New"/>
          <w:color w:val="000000"/>
          <w:sz w:val="28"/>
          <w:szCs w:val="28"/>
          <w:highlight w:val="white"/>
        </w:rPr>
      </w:pPr>
    </w:p>
    <w:p w14:paraId="0000038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fit</w:t>
      </w:r>
      <w:proofErr w:type="spellEnd"/>
      <w:r w:rsidRPr="00C1337C">
        <w:rPr>
          <w:b/>
          <w:color w:val="000000"/>
          <w:sz w:val="28"/>
          <w:szCs w:val="28"/>
          <w:highlight w:val="white"/>
          <w:lang w:val="en-US"/>
        </w:rPr>
        <w:t>(</w:t>
      </w:r>
      <w:proofErr w:type="gramEnd"/>
    </w:p>
    <w:p w14:paraId="0000038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train_data_gen</w:t>
      </w:r>
      <w:proofErr w:type="spellEnd"/>
      <w:r w:rsidRPr="00C1337C">
        <w:rPr>
          <w:b/>
          <w:color w:val="000000"/>
          <w:sz w:val="28"/>
          <w:szCs w:val="28"/>
          <w:highlight w:val="white"/>
          <w:lang w:val="en-US"/>
        </w:rPr>
        <w:t>,</w:t>
      </w:r>
    </w:p>
    <w:p w14:paraId="0000038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epochs</w:t>
      </w:r>
      <w:r w:rsidRPr="00C1337C">
        <w:rPr>
          <w:b/>
          <w:color w:val="000000"/>
          <w:sz w:val="28"/>
          <w:szCs w:val="28"/>
          <w:highlight w:val="white"/>
          <w:lang w:val="en-US"/>
        </w:rPr>
        <w:t>=</w:t>
      </w:r>
      <w:r w:rsidRPr="00C1337C">
        <w:rPr>
          <w:color w:val="000000"/>
          <w:sz w:val="28"/>
          <w:szCs w:val="28"/>
          <w:highlight w:val="white"/>
          <w:lang w:val="en-US"/>
        </w:rPr>
        <w:t>epochs</w:t>
      </w:r>
      <w:r w:rsidRPr="00C1337C">
        <w:rPr>
          <w:b/>
          <w:color w:val="000000"/>
          <w:sz w:val="28"/>
          <w:szCs w:val="28"/>
          <w:highlight w:val="white"/>
          <w:lang w:val="en-US"/>
        </w:rPr>
        <w:t>,</w:t>
      </w:r>
    </w:p>
    <w:p w14:paraId="0000038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validation_data</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validation_data_gen</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
    <w:p w14:paraId="0000038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model</w:t>
      </w:r>
      <w:r w:rsidRPr="00C1337C">
        <w:rPr>
          <w:b/>
          <w:color w:val="000000"/>
          <w:sz w:val="28"/>
          <w:szCs w:val="28"/>
          <w:highlight w:val="white"/>
          <w:lang w:val="en-US"/>
        </w:rPr>
        <w:t>.</w:t>
      </w:r>
      <w:r w:rsidRPr="00C1337C">
        <w:rPr>
          <w:color w:val="000000"/>
          <w:sz w:val="28"/>
          <w:szCs w:val="28"/>
          <w:highlight w:val="white"/>
          <w:lang w:val="en-US"/>
        </w:rPr>
        <w:t>save</w:t>
      </w:r>
      <w:proofErr w:type="gramEnd"/>
      <w:r w:rsidRPr="00C1337C">
        <w:rPr>
          <w:color w:val="000000"/>
          <w:sz w:val="28"/>
          <w:szCs w:val="28"/>
          <w:highlight w:val="white"/>
          <w:lang w:val="en-US"/>
        </w:rPr>
        <w:t>_weights</w:t>
      </w:r>
      <w:proofErr w:type="spellEnd"/>
      <w:r w:rsidRPr="00C1337C">
        <w:rPr>
          <w:b/>
          <w:color w:val="000000"/>
          <w:sz w:val="28"/>
          <w:szCs w:val="28"/>
          <w:highlight w:val="white"/>
          <w:lang w:val="en-US"/>
        </w:rPr>
        <w:t>(</w:t>
      </w:r>
      <w:r w:rsidRPr="00C1337C">
        <w:rPr>
          <w:color w:val="000000"/>
          <w:sz w:val="28"/>
          <w:szCs w:val="28"/>
          <w:highlight w:val="white"/>
          <w:lang w:val="en-US"/>
        </w:rPr>
        <w:t>'data/new_weights_2net.h5'</w:t>
      </w:r>
      <w:r w:rsidRPr="00C1337C">
        <w:rPr>
          <w:b/>
          <w:color w:val="000000"/>
          <w:sz w:val="28"/>
          <w:szCs w:val="28"/>
          <w:highlight w:val="white"/>
          <w:lang w:val="en-US"/>
        </w:rPr>
        <w:t>)</w:t>
      </w:r>
    </w:p>
    <w:p w14:paraId="0000038C" w14:textId="77777777" w:rsidR="00C5037E" w:rsidRPr="00C1337C" w:rsidRDefault="00C5037E">
      <w:pPr>
        <w:widowControl/>
        <w:spacing w:line="360" w:lineRule="auto"/>
        <w:ind w:firstLine="708"/>
        <w:rPr>
          <w:rFonts w:ascii="Courier New" w:eastAsia="Courier New" w:hAnsi="Courier New" w:cs="Courier New"/>
          <w:color w:val="000000"/>
          <w:sz w:val="28"/>
          <w:szCs w:val="28"/>
          <w:highlight w:val="white"/>
          <w:lang w:val="en-US"/>
        </w:rPr>
      </w:pPr>
    </w:p>
    <w:p w14:paraId="0000038D" w14:textId="77777777" w:rsidR="00C5037E" w:rsidRPr="00C1337C" w:rsidRDefault="00C5037E">
      <w:pPr>
        <w:pBdr>
          <w:top w:val="nil"/>
          <w:left w:val="nil"/>
          <w:bottom w:val="nil"/>
          <w:right w:val="nil"/>
          <w:between w:val="nil"/>
        </w:pBdr>
        <w:spacing w:line="360" w:lineRule="auto"/>
        <w:ind w:right="61"/>
        <w:rPr>
          <w:color w:val="000000"/>
          <w:sz w:val="28"/>
          <w:szCs w:val="28"/>
          <w:lang w:val="en-US"/>
        </w:rPr>
      </w:pPr>
    </w:p>
    <w:p w14:paraId="0000038E"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lastRenderedPageBreak/>
        <w:t>Пример работы данного фрагмента:</w:t>
      </w:r>
    </w:p>
    <w:p w14:paraId="0000038F" w14:textId="77777777" w:rsidR="00C5037E" w:rsidRDefault="00C5037E">
      <w:pPr>
        <w:pBdr>
          <w:top w:val="nil"/>
          <w:left w:val="nil"/>
          <w:bottom w:val="nil"/>
          <w:right w:val="nil"/>
          <w:between w:val="nil"/>
        </w:pBdr>
        <w:spacing w:line="360" w:lineRule="auto"/>
        <w:ind w:right="61"/>
        <w:rPr>
          <w:color w:val="000000"/>
          <w:sz w:val="28"/>
          <w:szCs w:val="28"/>
        </w:rPr>
      </w:pPr>
    </w:p>
    <w:p w14:paraId="00000390" w14:textId="77777777" w:rsidR="00C5037E" w:rsidRDefault="00E71261">
      <w:pPr>
        <w:pBdr>
          <w:top w:val="nil"/>
          <w:left w:val="nil"/>
          <w:bottom w:val="nil"/>
          <w:right w:val="nil"/>
          <w:between w:val="nil"/>
        </w:pBdr>
        <w:spacing w:line="360" w:lineRule="auto"/>
        <w:ind w:right="61"/>
        <w:rPr>
          <w:color w:val="000000"/>
          <w:sz w:val="28"/>
          <w:szCs w:val="28"/>
        </w:rPr>
      </w:pPr>
      <w:r>
        <w:rPr>
          <w:noProof/>
          <w:color w:val="000000"/>
          <w:sz w:val="28"/>
          <w:szCs w:val="28"/>
        </w:rPr>
        <w:drawing>
          <wp:inline distT="0" distB="0" distL="0" distR="0" wp14:anchorId="28517199" wp14:editId="577FB9E5">
            <wp:extent cx="6255591" cy="906446"/>
            <wp:effectExtent l="0" t="0" r="0" b="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3720" t="76977" r="39987" b="8522"/>
                    <a:stretch>
                      <a:fillRect/>
                    </a:stretch>
                  </pic:blipFill>
                  <pic:spPr>
                    <a:xfrm>
                      <a:off x="0" y="0"/>
                      <a:ext cx="6255591" cy="906446"/>
                    </a:xfrm>
                    <a:prstGeom prst="rect">
                      <a:avLst/>
                    </a:prstGeom>
                    <a:ln/>
                  </pic:spPr>
                </pic:pic>
              </a:graphicData>
            </a:graphic>
          </wp:inline>
        </w:drawing>
      </w:r>
    </w:p>
    <w:p w14:paraId="00000391" w14:textId="77777777" w:rsidR="00C5037E" w:rsidRDefault="00C5037E">
      <w:pPr>
        <w:pBdr>
          <w:top w:val="nil"/>
          <w:left w:val="nil"/>
          <w:bottom w:val="nil"/>
          <w:right w:val="nil"/>
          <w:between w:val="nil"/>
        </w:pBdr>
        <w:spacing w:line="360" w:lineRule="auto"/>
        <w:ind w:right="61"/>
        <w:rPr>
          <w:color w:val="000000"/>
          <w:sz w:val="28"/>
          <w:szCs w:val="28"/>
        </w:rPr>
      </w:pPr>
    </w:p>
    <w:p w14:paraId="00000392" w14:textId="150EACCE" w:rsidR="00C5037E" w:rsidRDefault="003A1E42">
      <w:pPr>
        <w:pBdr>
          <w:top w:val="nil"/>
          <w:left w:val="nil"/>
          <w:bottom w:val="nil"/>
          <w:right w:val="nil"/>
          <w:between w:val="nil"/>
        </w:pBdr>
        <w:spacing w:line="360" w:lineRule="auto"/>
        <w:ind w:right="61"/>
        <w:jc w:val="center"/>
        <w:rPr>
          <w:color w:val="000000"/>
          <w:sz w:val="28"/>
          <w:szCs w:val="28"/>
        </w:rPr>
      </w:pPr>
      <w:r>
        <w:rPr>
          <w:color w:val="000000"/>
          <w:sz w:val="28"/>
          <w:szCs w:val="28"/>
        </w:rPr>
        <w:t xml:space="preserve">Рисунок </w:t>
      </w:r>
      <w:r w:rsidR="00E71261">
        <w:rPr>
          <w:color w:val="000000"/>
          <w:sz w:val="28"/>
          <w:szCs w:val="28"/>
        </w:rPr>
        <w:t xml:space="preserve">3.3 </w:t>
      </w:r>
      <w:r>
        <w:rPr>
          <w:color w:val="000000"/>
          <w:sz w:val="28"/>
          <w:szCs w:val="28"/>
        </w:rPr>
        <w:t xml:space="preserve">- </w:t>
      </w:r>
      <w:r w:rsidR="00E71261">
        <w:rPr>
          <w:color w:val="000000"/>
          <w:sz w:val="28"/>
          <w:szCs w:val="28"/>
        </w:rPr>
        <w:t>Обучение нейросети</w:t>
      </w:r>
    </w:p>
    <w:p w14:paraId="00000393" w14:textId="77777777" w:rsidR="00C5037E" w:rsidRDefault="00C5037E">
      <w:pPr>
        <w:pBdr>
          <w:top w:val="nil"/>
          <w:left w:val="nil"/>
          <w:bottom w:val="nil"/>
          <w:right w:val="nil"/>
          <w:between w:val="nil"/>
        </w:pBdr>
        <w:spacing w:line="360" w:lineRule="auto"/>
        <w:ind w:right="61"/>
        <w:rPr>
          <w:color w:val="000000"/>
          <w:sz w:val="28"/>
          <w:szCs w:val="28"/>
        </w:rPr>
      </w:pPr>
    </w:p>
    <w:p w14:paraId="00000394" w14:textId="77777777" w:rsidR="00C5037E" w:rsidRDefault="00E71261" w:rsidP="0011058E">
      <w:pPr>
        <w:pBdr>
          <w:top w:val="nil"/>
          <w:left w:val="nil"/>
          <w:bottom w:val="nil"/>
          <w:right w:val="nil"/>
          <w:between w:val="nil"/>
        </w:pBdr>
        <w:spacing w:line="360" w:lineRule="auto"/>
        <w:ind w:right="61"/>
        <w:jc w:val="both"/>
        <w:rPr>
          <w:color w:val="000000"/>
          <w:sz w:val="28"/>
          <w:szCs w:val="28"/>
        </w:rPr>
      </w:pPr>
      <w:r>
        <w:rPr>
          <w:color w:val="000000"/>
          <w:sz w:val="28"/>
          <w:szCs w:val="28"/>
        </w:rPr>
        <w:t xml:space="preserve">Функция </w:t>
      </w:r>
      <w:proofErr w:type="spellStart"/>
      <w:proofErr w:type="gramStart"/>
      <w:r>
        <w:rPr>
          <w:color w:val="000000"/>
          <w:sz w:val="28"/>
          <w:szCs w:val="28"/>
        </w:rPr>
        <w:t>neuralNet</w:t>
      </w:r>
      <w:proofErr w:type="spellEnd"/>
      <w:r>
        <w:rPr>
          <w:color w:val="000000"/>
          <w:sz w:val="28"/>
          <w:szCs w:val="28"/>
        </w:rPr>
        <w:t>(</w:t>
      </w:r>
      <w:proofErr w:type="gramEnd"/>
      <w:r>
        <w:rPr>
          <w:color w:val="000000"/>
          <w:sz w:val="28"/>
          <w:szCs w:val="28"/>
        </w:rPr>
        <w:t xml:space="preserve">) компилирует 2 нейросети по алгоритму из функции </w:t>
      </w:r>
      <w:proofErr w:type="spellStart"/>
      <w:r>
        <w:rPr>
          <w:color w:val="000000"/>
          <w:sz w:val="28"/>
          <w:szCs w:val="28"/>
        </w:rPr>
        <w:t>learn</w:t>
      </w:r>
      <w:proofErr w:type="spellEnd"/>
      <w:r>
        <w:rPr>
          <w:color w:val="000000"/>
          <w:sz w:val="28"/>
          <w:szCs w:val="28"/>
        </w:rPr>
        <w:t>() и загружает веса из файлов “</w:t>
      </w:r>
      <w:r>
        <w:rPr>
          <w:color w:val="000000"/>
          <w:sz w:val="28"/>
          <w:szCs w:val="28"/>
          <w:highlight w:val="white"/>
        </w:rPr>
        <w:t>weights1.h5</w:t>
      </w:r>
      <w:r>
        <w:rPr>
          <w:color w:val="000000"/>
          <w:sz w:val="28"/>
          <w:szCs w:val="28"/>
        </w:rPr>
        <w:t>” и “</w:t>
      </w:r>
      <w:r>
        <w:rPr>
          <w:color w:val="000000"/>
          <w:sz w:val="28"/>
          <w:szCs w:val="28"/>
          <w:highlight w:val="white"/>
        </w:rPr>
        <w:t>weights2.h5</w:t>
      </w:r>
      <w:r>
        <w:rPr>
          <w:color w:val="000000"/>
          <w:sz w:val="28"/>
          <w:szCs w:val="28"/>
        </w:rPr>
        <w:t xml:space="preserve">”. </w:t>
      </w:r>
    </w:p>
    <w:p w14:paraId="00000395" w14:textId="77777777" w:rsidR="00C5037E" w:rsidRDefault="00C5037E">
      <w:pPr>
        <w:pBdr>
          <w:top w:val="nil"/>
          <w:left w:val="nil"/>
          <w:bottom w:val="nil"/>
          <w:right w:val="nil"/>
          <w:between w:val="nil"/>
        </w:pBdr>
        <w:spacing w:line="360" w:lineRule="auto"/>
        <w:ind w:right="61"/>
        <w:rPr>
          <w:color w:val="000000"/>
          <w:sz w:val="28"/>
          <w:szCs w:val="28"/>
        </w:rPr>
      </w:pPr>
    </w:p>
    <w:p w14:paraId="0000039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w:t>
      </w:r>
      <w:proofErr w:type="spellStart"/>
      <w:r w:rsidRPr="00C1337C">
        <w:rPr>
          <w:color w:val="000000"/>
          <w:sz w:val="28"/>
          <w:szCs w:val="28"/>
          <w:highlight w:val="white"/>
          <w:lang w:val="en-US"/>
        </w:rPr>
        <w:t>neuralNet</w:t>
      </w:r>
      <w:proofErr w:type="spellEnd"/>
      <w:r w:rsidRPr="00C1337C">
        <w:rPr>
          <w:b/>
          <w:color w:val="000000"/>
          <w:sz w:val="28"/>
          <w:szCs w:val="28"/>
          <w:highlight w:val="white"/>
          <w:lang w:val="en-US"/>
        </w:rPr>
        <w:t>(</w:t>
      </w:r>
      <w:r w:rsidRPr="00C1337C">
        <w:rPr>
          <w:color w:val="000000"/>
          <w:sz w:val="28"/>
          <w:szCs w:val="28"/>
          <w:highlight w:val="white"/>
          <w:lang w:val="en-US"/>
        </w:rPr>
        <w:t>path</w:t>
      </w:r>
      <w:r w:rsidRPr="00C1337C">
        <w:rPr>
          <w:b/>
          <w:color w:val="000000"/>
          <w:sz w:val="28"/>
          <w:szCs w:val="28"/>
          <w:highlight w:val="white"/>
          <w:lang w:val="en-US"/>
        </w:rPr>
        <w:t>):</w:t>
      </w:r>
    </w:p>
    <w:p w14:paraId="00000397"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 1 neural net</w:t>
      </w:r>
    </w:p>
    <w:p w14:paraId="00000398"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 </w:t>
      </w:r>
      <w:proofErr w:type="gramStart"/>
      <w:r w:rsidRPr="00C1337C">
        <w:rPr>
          <w:color w:val="000000"/>
          <w:sz w:val="28"/>
          <w:szCs w:val="28"/>
          <w:highlight w:val="white"/>
          <w:lang w:val="en-US"/>
        </w:rPr>
        <w:t>dimensions</w:t>
      </w:r>
      <w:proofErr w:type="gramEnd"/>
      <w:r w:rsidRPr="00C1337C">
        <w:rPr>
          <w:color w:val="000000"/>
          <w:sz w:val="28"/>
          <w:szCs w:val="28"/>
          <w:highlight w:val="white"/>
          <w:lang w:val="en-US"/>
        </w:rPr>
        <w:t xml:space="preserve"> of our images.</w:t>
      </w:r>
    </w:p>
    <w:p w14:paraId="00000399"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img_width</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img_height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496</w:t>
      </w:r>
      <w:r w:rsidRPr="00C1337C">
        <w:rPr>
          <w:b/>
          <w:color w:val="000000"/>
          <w:sz w:val="28"/>
          <w:szCs w:val="28"/>
          <w:highlight w:val="white"/>
          <w:lang w:val="en-US"/>
        </w:rPr>
        <w:t>,</w:t>
      </w:r>
      <w:r w:rsidRPr="00C1337C">
        <w:rPr>
          <w:color w:val="000000"/>
          <w:sz w:val="28"/>
          <w:szCs w:val="28"/>
          <w:highlight w:val="white"/>
          <w:lang w:val="en-US"/>
        </w:rPr>
        <w:t xml:space="preserve"> 369</w:t>
      </w:r>
    </w:p>
    <w:p w14:paraId="0000039A"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9B"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if</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K</w:t>
      </w:r>
      <w:r w:rsidRPr="00C1337C">
        <w:rPr>
          <w:b/>
          <w:color w:val="000000"/>
          <w:sz w:val="28"/>
          <w:szCs w:val="28"/>
          <w:highlight w:val="white"/>
          <w:lang w:val="en-US"/>
        </w:rPr>
        <w:t>.</w:t>
      </w:r>
      <w:r w:rsidRPr="00C1337C">
        <w:rPr>
          <w:color w:val="000000"/>
          <w:sz w:val="28"/>
          <w:szCs w:val="28"/>
          <w:highlight w:val="white"/>
          <w:lang w:val="en-US"/>
        </w:rPr>
        <w:t>image</w:t>
      </w:r>
      <w:proofErr w:type="gramEnd"/>
      <w:r w:rsidRPr="00C1337C">
        <w:rPr>
          <w:color w:val="000000"/>
          <w:sz w:val="28"/>
          <w:szCs w:val="28"/>
          <w:highlight w:val="white"/>
          <w:lang w:val="en-US"/>
        </w:rPr>
        <w:t>_data_format</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channels_first</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9C"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input_shape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img_width</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img_height</w:t>
      </w:r>
      <w:proofErr w:type="spellEnd"/>
      <w:r w:rsidRPr="00C1337C">
        <w:rPr>
          <w:b/>
          <w:color w:val="000000"/>
          <w:sz w:val="28"/>
          <w:szCs w:val="28"/>
          <w:highlight w:val="white"/>
          <w:lang w:val="en-US"/>
        </w:rPr>
        <w:t>)</w:t>
      </w:r>
    </w:p>
    <w:p w14:paraId="0000039D"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else:</w:t>
      </w:r>
    </w:p>
    <w:p w14:paraId="0000039E"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input_shape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proofErr w:type="spellStart"/>
      <w:r w:rsidRPr="00C1337C">
        <w:rPr>
          <w:color w:val="000000"/>
          <w:sz w:val="28"/>
          <w:szCs w:val="28"/>
          <w:highlight w:val="white"/>
          <w:lang w:val="en-US"/>
        </w:rPr>
        <w:t>img_width</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img_height</w:t>
      </w:r>
      <w:proofErr w:type="spellEnd"/>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p>
    <w:p w14:paraId="0000039F"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A0"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model_1 </w:t>
      </w:r>
      <w:r w:rsidRPr="00C1337C">
        <w:rPr>
          <w:b/>
          <w:color w:val="000000"/>
          <w:sz w:val="28"/>
          <w:szCs w:val="28"/>
          <w:highlight w:val="white"/>
          <w:lang w:val="en-US"/>
        </w:rPr>
        <w:t>=</w:t>
      </w:r>
      <w:r w:rsidRPr="00C1337C">
        <w:rPr>
          <w:color w:val="000000"/>
          <w:sz w:val="28"/>
          <w:szCs w:val="28"/>
          <w:highlight w:val="white"/>
          <w:lang w:val="en-US"/>
        </w:rPr>
        <w:t xml:space="preserve"> </w:t>
      </w:r>
      <w:proofErr w:type="gramStart"/>
      <w:r w:rsidRPr="00C1337C">
        <w:rPr>
          <w:color w:val="000000"/>
          <w:sz w:val="28"/>
          <w:szCs w:val="28"/>
          <w:highlight w:val="white"/>
          <w:lang w:val="en-US"/>
        </w:rPr>
        <w:t>Sequential</w:t>
      </w:r>
      <w:r w:rsidRPr="00C1337C">
        <w:rPr>
          <w:b/>
          <w:color w:val="000000"/>
          <w:sz w:val="28"/>
          <w:szCs w:val="28"/>
          <w:highlight w:val="white"/>
          <w:lang w:val="en-US"/>
        </w:rPr>
        <w:t>(</w:t>
      </w:r>
      <w:proofErr w:type="gramEnd"/>
      <w:r w:rsidRPr="00C1337C">
        <w:rPr>
          <w:b/>
          <w:color w:val="000000"/>
          <w:sz w:val="28"/>
          <w:szCs w:val="28"/>
          <w:highlight w:val="white"/>
          <w:lang w:val="en-US"/>
        </w:rPr>
        <w:t>)</w:t>
      </w:r>
    </w:p>
    <w:p w14:paraId="000003A1"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32</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input_shape</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input_shape</w:t>
      </w:r>
      <w:proofErr w:type="spellEnd"/>
      <w:r w:rsidRPr="00C1337C">
        <w:rPr>
          <w:b/>
          <w:color w:val="000000"/>
          <w:sz w:val="28"/>
          <w:szCs w:val="28"/>
          <w:highlight w:val="white"/>
          <w:lang w:val="en-US"/>
        </w:rPr>
        <w:t>))</w:t>
      </w:r>
    </w:p>
    <w:p w14:paraId="000003A2"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A3"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A4"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A5"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32</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p>
    <w:p w14:paraId="000003A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A7"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A8"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A9"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64</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p>
    <w:p w14:paraId="000003AA"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AB"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AC"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AD"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Flatten</w:t>
      </w:r>
      <w:r w:rsidRPr="00C1337C">
        <w:rPr>
          <w:b/>
          <w:color w:val="000000"/>
          <w:sz w:val="28"/>
          <w:szCs w:val="28"/>
          <w:highlight w:val="white"/>
          <w:lang w:val="en-US"/>
        </w:rPr>
        <w:t>())</w:t>
      </w:r>
    </w:p>
    <w:p w14:paraId="000003AE"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Dense</w:t>
      </w:r>
      <w:r w:rsidRPr="00C1337C">
        <w:rPr>
          <w:b/>
          <w:color w:val="000000"/>
          <w:sz w:val="28"/>
          <w:szCs w:val="28"/>
          <w:highlight w:val="white"/>
          <w:lang w:val="en-US"/>
        </w:rPr>
        <w:t>(</w:t>
      </w:r>
      <w:r w:rsidRPr="00C1337C">
        <w:rPr>
          <w:color w:val="000000"/>
          <w:sz w:val="28"/>
          <w:szCs w:val="28"/>
          <w:highlight w:val="white"/>
          <w:lang w:val="en-US"/>
        </w:rPr>
        <w:t>64</w:t>
      </w:r>
      <w:r w:rsidRPr="00C1337C">
        <w:rPr>
          <w:b/>
          <w:color w:val="000000"/>
          <w:sz w:val="28"/>
          <w:szCs w:val="28"/>
          <w:highlight w:val="white"/>
          <w:lang w:val="en-US"/>
        </w:rPr>
        <w:t>))</w:t>
      </w:r>
    </w:p>
    <w:p w14:paraId="000003AF"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B0"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Dropout</w:t>
      </w:r>
      <w:r w:rsidRPr="00C1337C">
        <w:rPr>
          <w:b/>
          <w:color w:val="000000"/>
          <w:sz w:val="28"/>
          <w:szCs w:val="28"/>
          <w:highlight w:val="white"/>
          <w:lang w:val="en-US"/>
        </w:rPr>
        <w:t>(</w:t>
      </w:r>
      <w:r w:rsidRPr="00C1337C">
        <w:rPr>
          <w:color w:val="000000"/>
          <w:sz w:val="28"/>
          <w:szCs w:val="28"/>
          <w:highlight w:val="white"/>
          <w:lang w:val="en-US"/>
        </w:rPr>
        <w:t>0.5</w:t>
      </w:r>
      <w:r w:rsidRPr="00C1337C">
        <w:rPr>
          <w:b/>
          <w:color w:val="000000"/>
          <w:sz w:val="28"/>
          <w:szCs w:val="28"/>
          <w:highlight w:val="white"/>
          <w:lang w:val="en-US"/>
        </w:rPr>
        <w:t>))</w:t>
      </w:r>
    </w:p>
    <w:p w14:paraId="000003B1"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Dense</w:t>
      </w:r>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p>
    <w:p w14:paraId="000003B2"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model_1</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softmax</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B3"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B4"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model_</w:t>
      </w:r>
      <w:proofErr w:type="gramStart"/>
      <w:r w:rsidRPr="00C1337C">
        <w:rPr>
          <w:color w:val="000000"/>
          <w:sz w:val="28"/>
          <w:szCs w:val="28"/>
          <w:highlight w:val="white"/>
          <w:lang w:val="en-US"/>
        </w:rPr>
        <w:t>1</w:t>
      </w:r>
      <w:r w:rsidRPr="00C1337C">
        <w:rPr>
          <w:b/>
          <w:color w:val="000000"/>
          <w:sz w:val="28"/>
          <w:szCs w:val="28"/>
          <w:highlight w:val="white"/>
          <w:lang w:val="en-US"/>
        </w:rPr>
        <w:t>.compile</w:t>
      </w:r>
      <w:proofErr w:type="gramEnd"/>
      <w:r w:rsidRPr="00C1337C">
        <w:rPr>
          <w:b/>
          <w:color w:val="000000"/>
          <w:sz w:val="28"/>
          <w:szCs w:val="28"/>
          <w:highlight w:val="white"/>
          <w:lang w:val="en-US"/>
        </w:rPr>
        <w:t>(</w:t>
      </w:r>
      <w:r w:rsidRPr="00C1337C">
        <w:rPr>
          <w:color w:val="000000"/>
          <w:sz w:val="28"/>
          <w:szCs w:val="28"/>
          <w:highlight w:val="white"/>
          <w:lang w:val="en-US"/>
        </w:rPr>
        <w:t>loss</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categorical_crossentropy</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B5"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optimizer</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adam</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B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metrics</w:t>
      </w:r>
      <w:r w:rsidRPr="00C1337C">
        <w:rPr>
          <w:b/>
          <w:color w:val="000000"/>
          <w:sz w:val="28"/>
          <w:szCs w:val="28"/>
          <w:highlight w:val="white"/>
          <w:lang w:val="en-US"/>
        </w:rPr>
        <w:t>=[</w:t>
      </w:r>
      <w:r w:rsidRPr="00C1337C">
        <w:rPr>
          <w:color w:val="000000"/>
          <w:sz w:val="28"/>
          <w:szCs w:val="28"/>
          <w:highlight w:val="white"/>
          <w:lang w:val="en-US"/>
        </w:rPr>
        <w:t>'accuracy'</w:t>
      </w:r>
      <w:r w:rsidRPr="00C1337C">
        <w:rPr>
          <w:b/>
          <w:color w:val="000000"/>
          <w:sz w:val="28"/>
          <w:szCs w:val="28"/>
          <w:highlight w:val="white"/>
          <w:lang w:val="en-US"/>
        </w:rPr>
        <w:t>])</w:t>
      </w:r>
    </w:p>
    <w:p w14:paraId="000003B7"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B8"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 2 neural net</w:t>
      </w:r>
    </w:p>
    <w:p w14:paraId="000003B9"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model_2 </w:t>
      </w:r>
      <w:r w:rsidRPr="00C1337C">
        <w:rPr>
          <w:b/>
          <w:color w:val="000000"/>
          <w:sz w:val="28"/>
          <w:szCs w:val="28"/>
          <w:highlight w:val="white"/>
          <w:lang w:val="en-US"/>
        </w:rPr>
        <w:t>=</w:t>
      </w:r>
      <w:r w:rsidRPr="00C1337C">
        <w:rPr>
          <w:color w:val="000000"/>
          <w:sz w:val="28"/>
          <w:szCs w:val="28"/>
          <w:highlight w:val="white"/>
          <w:lang w:val="en-US"/>
        </w:rPr>
        <w:t xml:space="preserve"> </w:t>
      </w:r>
      <w:proofErr w:type="gramStart"/>
      <w:r w:rsidRPr="00C1337C">
        <w:rPr>
          <w:color w:val="000000"/>
          <w:sz w:val="28"/>
          <w:szCs w:val="28"/>
          <w:highlight w:val="white"/>
          <w:lang w:val="en-US"/>
        </w:rPr>
        <w:t>Sequential</w:t>
      </w:r>
      <w:r w:rsidRPr="00C1337C">
        <w:rPr>
          <w:b/>
          <w:color w:val="000000"/>
          <w:sz w:val="28"/>
          <w:szCs w:val="28"/>
          <w:highlight w:val="white"/>
          <w:lang w:val="en-US"/>
        </w:rPr>
        <w:t>(</w:t>
      </w:r>
      <w:proofErr w:type="gramEnd"/>
      <w:r w:rsidRPr="00C1337C">
        <w:rPr>
          <w:b/>
          <w:color w:val="000000"/>
          <w:sz w:val="28"/>
          <w:szCs w:val="28"/>
          <w:highlight w:val="white"/>
          <w:lang w:val="en-US"/>
        </w:rPr>
        <w:t>)</w:t>
      </w:r>
    </w:p>
    <w:p w14:paraId="000003BA"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32</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input_shape</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input_shape</w:t>
      </w:r>
      <w:proofErr w:type="spellEnd"/>
      <w:r w:rsidRPr="00C1337C">
        <w:rPr>
          <w:b/>
          <w:color w:val="000000"/>
          <w:sz w:val="28"/>
          <w:szCs w:val="28"/>
          <w:highlight w:val="white"/>
          <w:lang w:val="en-US"/>
        </w:rPr>
        <w:t>))</w:t>
      </w:r>
    </w:p>
    <w:p w14:paraId="000003BB"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BC"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BD"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BE"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32</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p>
    <w:p w14:paraId="000003BF"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C0"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C1"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C2"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Conv2D</w:t>
      </w:r>
      <w:r w:rsidRPr="00C1337C">
        <w:rPr>
          <w:b/>
          <w:color w:val="000000"/>
          <w:sz w:val="28"/>
          <w:szCs w:val="28"/>
          <w:highlight w:val="white"/>
          <w:lang w:val="en-US"/>
        </w:rPr>
        <w:t>(</w:t>
      </w:r>
      <w:r w:rsidRPr="00C1337C">
        <w:rPr>
          <w:color w:val="000000"/>
          <w:sz w:val="28"/>
          <w:szCs w:val="28"/>
          <w:highlight w:val="white"/>
          <w:lang w:val="en-US"/>
        </w:rPr>
        <w:t>64</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3</w:t>
      </w:r>
      <w:r w:rsidRPr="00C1337C">
        <w:rPr>
          <w:b/>
          <w:color w:val="000000"/>
          <w:sz w:val="28"/>
          <w:szCs w:val="28"/>
          <w:highlight w:val="white"/>
          <w:lang w:val="en-US"/>
        </w:rPr>
        <w:t>,</w:t>
      </w:r>
      <w:r w:rsidRPr="00C1337C">
        <w:rPr>
          <w:color w:val="000000"/>
          <w:sz w:val="28"/>
          <w:szCs w:val="28"/>
          <w:highlight w:val="white"/>
          <w:lang w:val="en-US"/>
        </w:rPr>
        <w:t xml:space="preserve"> 3</w:t>
      </w:r>
      <w:r w:rsidRPr="00C1337C">
        <w:rPr>
          <w:b/>
          <w:color w:val="000000"/>
          <w:sz w:val="28"/>
          <w:szCs w:val="28"/>
          <w:highlight w:val="white"/>
          <w:lang w:val="en-US"/>
        </w:rPr>
        <w:t>)))</w:t>
      </w:r>
    </w:p>
    <w:p w14:paraId="000003C3"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C4"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MaxPooling2D</w:t>
      </w:r>
      <w:r w:rsidRPr="00C1337C">
        <w:rPr>
          <w:b/>
          <w:color w:val="000000"/>
          <w:sz w:val="28"/>
          <w:szCs w:val="28"/>
          <w:highlight w:val="white"/>
          <w:lang w:val="en-US"/>
        </w:rPr>
        <w:t>(</w:t>
      </w:r>
      <w:proofErr w:type="spellStart"/>
      <w:r w:rsidRPr="00C1337C">
        <w:rPr>
          <w:color w:val="000000"/>
          <w:sz w:val="28"/>
          <w:szCs w:val="28"/>
          <w:highlight w:val="white"/>
          <w:lang w:val="en-US"/>
        </w:rPr>
        <w:t>pool_size</w:t>
      </w:r>
      <w:proofErr w:type="spellEnd"/>
      <w:r w:rsidRPr="00C1337C">
        <w:rPr>
          <w:b/>
          <w:color w:val="000000"/>
          <w:sz w:val="28"/>
          <w:szCs w:val="28"/>
          <w:highlight w:val="white"/>
          <w:lang w:val="en-US"/>
        </w:rPr>
        <w:t>=(</w:t>
      </w:r>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 xml:space="preserve"> 2</w:t>
      </w:r>
      <w:r w:rsidRPr="00C1337C">
        <w:rPr>
          <w:b/>
          <w:color w:val="000000"/>
          <w:sz w:val="28"/>
          <w:szCs w:val="28"/>
          <w:highlight w:val="white"/>
          <w:lang w:val="en-US"/>
        </w:rPr>
        <w:t>)))</w:t>
      </w:r>
    </w:p>
    <w:p w14:paraId="000003C5"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C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Flatten</w:t>
      </w:r>
      <w:r w:rsidRPr="00C1337C">
        <w:rPr>
          <w:b/>
          <w:color w:val="000000"/>
          <w:sz w:val="28"/>
          <w:szCs w:val="28"/>
          <w:highlight w:val="white"/>
          <w:lang w:val="en-US"/>
        </w:rPr>
        <w:t>())</w:t>
      </w:r>
    </w:p>
    <w:p w14:paraId="000003C7"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Dense</w:t>
      </w:r>
      <w:r w:rsidRPr="00C1337C">
        <w:rPr>
          <w:b/>
          <w:color w:val="000000"/>
          <w:sz w:val="28"/>
          <w:szCs w:val="28"/>
          <w:highlight w:val="white"/>
          <w:lang w:val="en-US"/>
        </w:rPr>
        <w:t>(</w:t>
      </w:r>
      <w:r w:rsidRPr="00C1337C">
        <w:rPr>
          <w:color w:val="000000"/>
          <w:sz w:val="28"/>
          <w:szCs w:val="28"/>
          <w:highlight w:val="white"/>
          <w:lang w:val="en-US"/>
        </w:rPr>
        <w:t>64</w:t>
      </w:r>
      <w:r w:rsidRPr="00C1337C">
        <w:rPr>
          <w:b/>
          <w:color w:val="000000"/>
          <w:sz w:val="28"/>
          <w:szCs w:val="28"/>
          <w:highlight w:val="white"/>
          <w:lang w:val="en-US"/>
        </w:rPr>
        <w:t>))</w:t>
      </w:r>
    </w:p>
    <w:p w14:paraId="000003C8"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relu</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C9"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Dropout</w:t>
      </w:r>
      <w:r w:rsidRPr="00C1337C">
        <w:rPr>
          <w:b/>
          <w:color w:val="000000"/>
          <w:sz w:val="28"/>
          <w:szCs w:val="28"/>
          <w:highlight w:val="white"/>
          <w:lang w:val="en-US"/>
        </w:rPr>
        <w:t>(</w:t>
      </w:r>
      <w:r w:rsidRPr="00C1337C">
        <w:rPr>
          <w:color w:val="000000"/>
          <w:sz w:val="28"/>
          <w:szCs w:val="28"/>
          <w:highlight w:val="white"/>
          <w:lang w:val="en-US"/>
        </w:rPr>
        <w:t>0.5</w:t>
      </w:r>
      <w:r w:rsidRPr="00C1337C">
        <w:rPr>
          <w:b/>
          <w:color w:val="000000"/>
          <w:sz w:val="28"/>
          <w:szCs w:val="28"/>
          <w:highlight w:val="white"/>
          <w:lang w:val="en-US"/>
        </w:rPr>
        <w:t>))</w:t>
      </w:r>
    </w:p>
    <w:p w14:paraId="000003CA"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Dense</w:t>
      </w:r>
      <w:r w:rsidRPr="00C1337C">
        <w:rPr>
          <w:b/>
          <w:color w:val="000000"/>
          <w:sz w:val="28"/>
          <w:szCs w:val="28"/>
          <w:highlight w:val="white"/>
          <w:lang w:val="en-US"/>
        </w:rPr>
        <w:t>(</w:t>
      </w:r>
      <w:r w:rsidRPr="00C1337C">
        <w:rPr>
          <w:color w:val="000000"/>
          <w:sz w:val="28"/>
          <w:szCs w:val="28"/>
          <w:highlight w:val="white"/>
          <w:lang w:val="en-US"/>
        </w:rPr>
        <w:t>7</w:t>
      </w:r>
      <w:r w:rsidRPr="00C1337C">
        <w:rPr>
          <w:b/>
          <w:color w:val="000000"/>
          <w:sz w:val="28"/>
          <w:szCs w:val="28"/>
          <w:highlight w:val="white"/>
          <w:lang w:val="en-US"/>
        </w:rPr>
        <w:t>))</w:t>
      </w:r>
    </w:p>
    <w:p w14:paraId="000003CB"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model_2</w:t>
      </w:r>
      <w:r w:rsidRPr="00C1337C">
        <w:rPr>
          <w:b/>
          <w:color w:val="000000"/>
          <w:sz w:val="28"/>
          <w:szCs w:val="28"/>
          <w:highlight w:val="white"/>
          <w:lang w:val="en-US"/>
        </w:rPr>
        <w:t>.</w:t>
      </w:r>
      <w:r w:rsidRPr="00C1337C">
        <w:rPr>
          <w:color w:val="000000"/>
          <w:sz w:val="28"/>
          <w:szCs w:val="28"/>
          <w:highlight w:val="white"/>
          <w:lang w:val="en-US"/>
        </w:rPr>
        <w:t>add</w:t>
      </w:r>
      <w:r w:rsidRPr="00C1337C">
        <w:rPr>
          <w:b/>
          <w:color w:val="000000"/>
          <w:sz w:val="28"/>
          <w:szCs w:val="28"/>
          <w:highlight w:val="white"/>
          <w:lang w:val="en-US"/>
        </w:rPr>
        <w:t>(</w:t>
      </w:r>
      <w:proofErr w:type="gramEnd"/>
      <w:r w:rsidRPr="00C1337C">
        <w:rPr>
          <w:color w:val="000000"/>
          <w:sz w:val="28"/>
          <w:szCs w:val="28"/>
          <w:highlight w:val="white"/>
          <w:lang w:val="en-US"/>
        </w:rPr>
        <w:t>Activation</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softmax</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CC"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CD"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model_</w:t>
      </w:r>
      <w:proofErr w:type="gramStart"/>
      <w:r w:rsidRPr="00C1337C">
        <w:rPr>
          <w:color w:val="000000"/>
          <w:sz w:val="28"/>
          <w:szCs w:val="28"/>
          <w:highlight w:val="white"/>
          <w:lang w:val="en-US"/>
        </w:rPr>
        <w:t>2</w:t>
      </w:r>
      <w:r w:rsidRPr="00C1337C">
        <w:rPr>
          <w:b/>
          <w:color w:val="000000"/>
          <w:sz w:val="28"/>
          <w:szCs w:val="28"/>
          <w:highlight w:val="white"/>
          <w:lang w:val="en-US"/>
        </w:rPr>
        <w:t>.compile</w:t>
      </w:r>
      <w:proofErr w:type="gramEnd"/>
      <w:r w:rsidRPr="00C1337C">
        <w:rPr>
          <w:b/>
          <w:color w:val="000000"/>
          <w:sz w:val="28"/>
          <w:szCs w:val="28"/>
          <w:highlight w:val="white"/>
          <w:lang w:val="en-US"/>
        </w:rPr>
        <w:t>(</w:t>
      </w:r>
      <w:r w:rsidRPr="00C1337C">
        <w:rPr>
          <w:color w:val="000000"/>
          <w:sz w:val="28"/>
          <w:szCs w:val="28"/>
          <w:highlight w:val="white"/>
          <w:lang w:val="en-US"/>
        </w:rPr>
        <w:t>loss</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categorical_crossentropy</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CE"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optimizer</w:t>
      </w:r>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adam</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3CF"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metrics</w:t>
      </w:r>
      <w:r w:rsidRPr="00C1337C">
        <w:rPr>
          <w:b/>
          <w:color w:val="000000"/>
          <w:sz w:val="28"/>
          <w:szCs w:val="28"/>
          <w:highlight w:val="white"/>
          <w:lang w:val="en-US"/>
        </w:rPr>
        <w:t>=[</w:t>
      </w:r>
      <w:r w:rsidRPr="00C1337C">
        <w:rPr>
          <w:color w:val="000000"/>
          <w:sz w:val="28"/>
          <w:szCs w:val="28"/>
          <w:highlight w:val="white"/>
          <w:lang w:val="en-US"/>
        </w:rPr>
        <w:t>'accuracy'</w:t>
      </w:r>
      <w:r w:rsidRPr="00C1337C">
        <w:rPr>
          <w:b/>
          <w:color w:val="000000"/>
          <w:sz w:val="28"/>
          <w:szCs w:val="28"/>
          <w:highlight w:val="white"/>
          <w:lang w:val="en-US"/>
        </w:rPr>
        <w:t>])</w:t>
      </w:r>
    </w:p>
    <w:p w14:paraId="000003D0"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 Prediction</w:t>
      </w:r>
    </w:p>
    <w:p w14:paraId="000003D1"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class_list_1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listdir</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'data/validation1'</w:t>
      </w:r>
      <w:r w:rsidRPr="00C1337C">
        <w:rPr>
          <w:b/>
          <w:color w:val="000000"/>
          <w:sz w:val="28"/>
          <w:szCs w:val="28"/>
          <w:highlight w:val="white"/>
          <w:lang w:val="en-US"/>
        </w:rPr>
        <w:t>)</w:t>
      </w:r>
    </w:p>
    <w:p w14:paraId="000003D2"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class_list_1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sorted(</w:t>
      </w:r>
      <w:r w:rsidRPr="00C1337C">
        <w:rPr>
          <w:color w:val="000000"/>
          <w:sz w:val="28"/>
          <w:szCs w:val="28"/>
          <w:highlight w:val="white"/>
          <w:lang w:val="en-US"/>
        </w:rPr>
        <w:t>class_list_1</w:t>
      </w:r>
      <w:r w:rsidRPr="00C1337C">
        <w:rPr>
          <w:b/>
          <w:color w:val="000000"/>
          <w:sz w:val="28"/>
          <w:szCs w:val="28"/>
          <w:highlight w:val="white"/>
          <w:lang w:val="en-US"/>
        </w:rPr>
        <w:t>)</w:t>
      </w:r>
    </w:p>
    <w:p w14:paraId="000003D3"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class_list_2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os</w:t>
      </w:r>
      <w:r w:rsidRPr="00C1337C">
        <w:rPr>
          <w:b/>
          <w:color w:val="000000"/>
          <w:sz w:val="28"/>
          <w:szCs w:val="28"/>
          <w:highlight w:val="white"/>
          <w:lang w:val="en-US"/>
        </w:rPr>
        <w:t>.</w:t>
      </w:r>
      <w:r w:rsidRPr="00C1337C">
        <w:rPr>
          <w:color w:val="000000"/>
          <w:sz w:val="28"/>
          <w:szCs w:val="28"/>
          <w:highlight w:val="white"/>
          <w:lang w:val="en-US"/>
        </w:rPr>
        <w:t>listdir</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'data/validation2'</w:t>
      </w:r>
      <w:r w:rsidRPr="00C1337C">
        <w:rPr>
          <w:b/>
          <w:color w:val="000000"/>
          <w:sz w:val="28"/>
          <w:szCs w:val="28"/>
          <w:highlight w:val="white"/>
          <w:lang w:val="en-US"/>
        </w:rPr>
        <w:t>)</w:t>
      </w:r>
    </w:p>
    <w:p w14:paraId="000003D4"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class_list_2 </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sorted(</w:t>
      </w:r>
      <w:r w:rsidRPr="00C1337C">
        <w:rPr>
          <w:color w:val="000000"/>
          <w:sz w:val="28"/>
          <w:szCs w:val="28"/>
          <w:highlight w:val="white"/>
          <w:lang w:val="en-US"/>
        </w:rPr>
        <w:t>class_list_2</w:t>
      </w:r>
      <w:r w:rsidRPr="00C1337C">
        <w:rPr>
          <w:b/>
          <w:color w:val="000000"/>
          <w:sz w:val="28"/>
          <w:szCs w:val="28"/>
          <w:highlight w:val="white"/>
          <w:lang w:val="en-US"/>
        </w:rPr>
        <w:t>)</w:t>
      </w:r>
    </w:p>
    <w:p w14:paraId="000003D5"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D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model_</w:t>
      </w:r>
      <w:proofErr w:type="gramStart"/>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load</w:t>
      </w:r>
      <w:proofErr w:type="gramEnd"/>
      <w:r w:rsidRPr="00C1337C">
        <w:rPr>
          <w:color w:val="000000"/>
          <w:sz w:val="28"/>
          <w:szCs w:val="28"/>
          <w:highlight w:val="white"/>
          <w:lang w:val="en-US"/>
        </w:rPr>
        <w:t>_weights</w:t>
      </w:r>
      <w:r w:rsidRPr="00C1337C">
        <w:rPr>
          <w:b/>
          <w:color w:val="000000"/>
          <w:sz w:val="28"/>
          <w:szCs w:val="28"/>
          <w:highlight w:val="white"/>
          <w:lang w:val="en-US"/>
        </w:rPr>
        <w:t>(</w:t>
      </w:r>
      <w:r w:rsidRPr="00C1337C">
        <w:rPr>
          <w:color w:val="000000"/>
          <w:sz w:val="28"/>
          <w:szCs w:val="28"/>
          <w:highlight w:val="white"/>
          <w:lang w:val="en-US"/>
        </w:rPr>
        <w:t>'data/weights1.h5'</w:t>
      </w:r>
      <w:r w:rsidRPr="00C1337C">
        <w:rPr>
          <w:b/>
          <w:color w:val="000000"/>
          <w:sz w:val="28"/>
          <w:szCs w:val="28"/>
          <w:highlight w:val="white"/>
          <w:lang w:val="en-US"/>
        </w:rPr>
        <w:t>)</w:t>
      </w:r>
    </w:p>
    <w:p w14:paraId="000003D7"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model_</w:t>
      </w:r>
      <w:proofErr w:type="gramStart"/>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load</w:t>
      </w:r>
      <w:proofErr w:type="gramEnd"/>
      <w:r w:rsidRPr="00C1337C">
        <w:rPr>
          <w:color w:val="000000"/>
          <w:sz w:val="28"/>
          <w:szCs w:val="28"/>
          <w:highlight w:val="white"/>
          <w:lang w:val="en-US"/>
        </w:rPr>
        <w:t>_weights</w:t>
      </w:r>
      <w:r w:rsidRPr="00C1337C">
        <w:rPr>
          <w:b/>
          <w:color w:val="000000"/>
          <w:sz w:val="28"/>
          <w:szCs w:val="28"/>
          <w:highlight w:val="white"/>
          <w:lang w:val="en-US"/>
        </w:rPr>
        <w:t>(</w:t>
      </w:r>
      <w:r w:rsidRPr="00C1337C">
        <w:rPr>
          <w:color w:val="000000"/>
          <w:sz w:val="28"/>
          <w:szCs w:val="28"/>
          <w:highlight w:val="white"/>
          <w:lang w:val="en-US"/>
        </w:rPr>
        <w:t>'data/weights2.h5'</w:t>
      </w:r>
      <w:r w:rsidRPr="00C1337C">
        <w:rPr>
          <w:b/>
          <w:color w:val="000000"/>
          <w:sz w:val="28"/>
          <w:szCs w:val="28"/>
          <w:highlight w:val="white"/>
          <w:lang w:val="en-US"/>
        </w:rPr>
        <w:t>)</w:t>
      </w:r>
    </w:p>
    <w:p w14:paraId="000003D8"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3D9"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img</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image</w:t>
      </w:r>
      <w:r w:rsidRPr="00C1337C">
        <w:rPr>
          <w:b/>
          <w:color w:val="000000"/>
          <w:sz w:val="28"/>
          <w:szCs w:val="28"/>
          <w:highlight w:val="white"/>
          <w:lang w:val="en-US"/>
        </w:rPr>
        <w:t>.</w:t>
      </w:r>
      <w:r w:rsidRPr="00C1337C">
        <w:rPr>
          <w:color w:val="000000"/>
          <w:sz w:val="28"/>
          <w:szCs w:val="28"/>
          <w:highlight w:val="white"/>
          <w:lang w:val="en-US"/>
        </w:rPr>
        <w:t>load</w:t>
      </w:r>
      <w:proofErr w:type="gramEnd"/>
      <w:r w:rsidRPr="00C1337C">
        <w:rPr>
          <w:color w:val="000000"/>
          <w:sz w:val="28"/>
          <w:szCs w:val="28"/>
          <w:highlight w:val="white"/>
          <w:lang w:val="en-US"/>
        </w:rPr>
        <w:t>_img</w:t>
      </w:r>
      <w:proofErr w:type="spellEnd"/>
      <w:r w:rsidRPr="00C1337C">
        <w:rPr>
          <w:b/>
          <w:color w:val="000000"/>
          <w:sz w:val="28"/>
          <w:szCs w:val="28"/>
          <w:highlight w:val="white"/>
          <w:lang w:val="en-US"/>
        </w:rPr>
        <w:t>(</w:t>
      </w:r>
      <w:r w:rsidRPr="00C1337C">
        <w:rPr>
          <w:color w:val="000000"/>
          <w:sz w:val="28"/>
          <w:szCs w:val="28"/>
          <w:highlight w:val="white"/>
          <w:lang w:val="en-US"/>
        </w:rPr>
        <w:t>path</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target_size</w:t>
      </w:r>
      <w:proofErr w:type="spellEnd"/>
      <w:r w:rsidRPr="00C1337C">
        <w:rPr>
          <w:b/>
          <w:color w:val="000000"/>
          <w:sz w:val="28"/>
          <w:szCs w:val="28"/>
          <w:highlight w:val="white"/>
          <w:lang w:val="en-US"/>
        </w:rPr>
        <w:t>=(</w:t>
      </w:r>
      <w:r w:rsidRPr="00C1337C">
        <w:rPr>
          <w:color w:val="000000"/>
          <w:sz w:val="28"/>
          <w:szCs w:val="28"/>
          <w:highlight w:val="white"/>
          <w:lang w:val="en-US"/>
        </w:rPr>
        <w:t>496</w:t>
      </w:r>
      <w:r w:rsidRPr="00C1337C">
        <w:rPr>
          <w:b/>
          <w:color w:val="000000"/>
          <w:sz w:val="28"/>
          <w:szCs w:val="28"/>
          <w:highlight w:val="white"/>
          <w:lang w:val="en-US"/>
        </w:rPr>
        <w:t>,</w:t>
      </w:r>
      <w:r w:rsidRPr="00C1337C">
        <w:rPr>
          <w:color w:val="000000"/>
          <w:sz w:val="28"/>
          <w:szCs w:val="28"/>
          <w:highlight w:val="white"/>
          <w:lang w:val="en-US"/>
        </w:rPr>
        <w:t xml:space="preserve"> 369</w:t>
      </w:r>
      <w:r w:rsidRPr="00C1337C">
        <w:rPr>
          <w:b/>
          <w:color w:val="000000"/>
          <w:sz w:val="28"/>
          <w:szCs w:val="28"/>
          <w:highlight w:val="white"/>
          <w:lang w:val="en-US"/>
        </w:rPr>
        <w:t>))</w:t>
      </w:r>
    </w:p>
    <w:p w14:paraId="000003DA"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x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image</w:t>
      </w:r>
      <w:r w:rsidRPr="00C1337C">
        <w:rPr>
          <w:b/>
          <w:color w:val="000000"/>
          <w:sz w:val="28"/>
          <w:szCs w:val="28"/>
          <w:highlight w:val="white"/>
          <w:lang w:val="en-US"/>
        </w:rPr>
        <w:t>.</w:t>
      </w:r>
      <w:r w:rsidRPr="00C1337C">
        <w:rPr>
          <w:color w:val="000000"/>
          <w:sz w:val="28"/>
          <w:szCs w:val="28"/>
          <w:highlight w:val="white"/>
          <w:lang w:val="en-US"/>
        </w:rPr>
        <w:t>img_to_array</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img</w:t>
      </w:r>
      <w:proofErr w:type="spellEnd"/>
      <w:r w:rsidRPr="00C1337C">
        <w:rPr>
          <w:b/>
          <w:color w:val="000000"/>
          <w:sz w:val="28"/>
          <w:szCs w:val="28"/>
          <w:highlight w:val="white"/>
          <w:lang w:val="en-US"/>
        </w:rPr>
        <w:t>)</w:t>
      </w:r>
    </w:p>
    <w:p w14:paraId="000003DB"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x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expand</w:t>
      </w:r>
      <w:proofErr w:type="gramEnd"/>
      <w:r w:rsidRPr="00C1337C">
        <w:rPr>
          <w:color w:val="000000"/>
          <w:sz w:val="28"/>
          <w:szCs w:val="28"/>
          <w:highlight w:val="white"/>
          <w:lang w:val="en-US"/>
        </w:rPr>
        <w:t>_dims</w:t>
      </w:r>
      <w:proofErr w:type="spellEnd"/>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r w:rsidRPr="00C1337C">
        <w:rPr>
          <w:color w:val="000000"/>
          <w:sz w:val="28"/>
          <w:szCs w:val="28"/>
          <w:highlight w:val="white"/>
          <w:lang w:val="en-US"/>
        </w:rPr>
        <w:t xml:space="preserve"> axis</w:t>
      </w:r>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3DC" w14:textId="77777777" w:rsidR="00C5037E"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rPr>
      </w:pPr>
      <w:r w:rsidRPr="00C1337C">
        <w:rPr>
          <w:color w:val="000000"/>
          <w:sz w:val="28"/>
          <w:szCs w:val="28"/>
          <w:highlight w:val="white"/>
          <w:lang w:val="en-US"/>
        </w:rPr>
        <w:t xml:space="preserve">    </w:t>
      </w:r>
      <w:r>
        <w:rPr>
          <w:color w:val="000000"/>
          <w:sz w:val="28"/>
          <w:szCs w:val="28"/>
          <w:highlight w:val="white"/>
        </w:rPr>
        <w:t xml:space="preserve">x </w:t>
      </w:r>
      <w:r>
        <w:rPr>
          <w:b/>
          <w:color w:val="000000"/>
          <w:sz w:val="28"/>
          <w:szCs w:val="28"/>
          <w:highlight w:val="white"/>
        </w:rPr>
        <w:t>=</w:t>
      </w:r>
      <w:r>
        <w:rPr>
          <w:color w:val="000000"/>
          <w:sz w:val="28"/>
          <w:szCs w:val="28"/>
          <w:highlight w:val="white"/>
        </w:rPr>
        <w:t xml:space="preserve"> x </w:t>
      </w:r>
      <w:r>
        <w:rPr>
          <w:b/>
          <w:color w:val="000000"/>
          <w:sz w:val="28"/>
          <w:szCs w:val="28"/>
          <w:highlight w:val="white"/>
        </w:rPr>
        <w:t>*</w:t>
      </w:r>
      <w:r>
        <w:rPr>
          <w:color w:val="000000"/>
          <w:sz w:val="28"/>
          <w:szCs w:val="28"/>
          <w:highlight w:val="white"/>
        </w:rPr>
        <w:t xml:space="preserve"> 1. </w:t>
      </w:r>
      <w:r>
        <w:rPr>
          <w:b/>
          <w:color w:val="000000"/>
          <w:sz w:val="28"/>
          <w:szCs w:val="28"/>
          <w:highlight w:val="white"/>
        </w:rPr>
        <w:t>/</w:t>
      </w:r>
      <w:r>
        <w:rPr>
          <w:color w:val="000000"/>
          <w:sz w:val="28"/>
          <w:szCs w:val="28"/>
          <w:highlight w:val="white"/>
        </w:rPr>
        <w:t xml:space="preserve"> </w:t>
      </w:r>
      <w:proofErr w:type="gramStart"/>
      <w:r>
        <w:rPr>
          <w:color w:val="000000"/>
          <w:sz w:val="28"/>
          <w:szCs w:val="28"/>
          <w:highlight w:val="white"/>
        </w:rPr>
        <w:t>255  #</w:t>
      </w:r>
      <w:proofErr w:type="gramEnd"/>
      <w:r>
        <w:rPr>
          <w:color w:val="000000"/>
          <w:sz w:val="28"/>
          <w:szCs w:val="28"/>
          <w:highlight w:val="white"/>
        </w:rPr>
        <w:t xml:space="preserve"> </w:t>
      </w:r>
      <w:proofErr w:type="spellStart"/>
      <w:r>
        <w:rPr>
          <w:color w:val="000000"/>
          <w:sz w:val="28"/>
          <w:szCs w:val="28"/>
          <w:highlight w:val="white"/>
        </w:rPr>
        <w:t>rescale</w:t>
      </w:r>
      <w:proofErr w:type="spellEnd"/>
      <w:r>
        <w:rPr>
          <w:color w:val="000000"/>
          <w:sz w:val="28"/>
          <w:szCs w:val="28"/>
          <w:highlight w:val="white"/>
        </w:rPr>
        <w:t xml:space="preserve"> </w:t>
      </w:r>
      <w:proofErr w:type="spellStart"/>
      <w:r>
        <w:rPr>
          <w:color w:val="000000"/>
          <w:sz w:val="28"/>
          <w:szCs w:val="28"/>
          <w:highlight w:val="white"/>
        </w:rPr>
        <w:t>as</w:t>
      </w:r>
      <w:proofErr w:type="spellEnd"/>
      <w:r>
        <w:rPr>
          <w:color w:val="000000"/>
          <w:sz w:val="28"/>
          <w:szCs w:val="28"/>
          <w:highlight w:val="white"/>
        </w:rPr>
        <w:t xml:space="preserve"> </w:t>
      </w:r>
      <w:proofErr w:type="spellStart"/>
      <w:r>
        <w:rPr>
          <w:color w:val="000000"/>
          <w:sz w:val="28"/>
          <w:szCs w:val="28"/>
          <w:highlight w:val="white"/>
        </w:rPr>
        <w:t>training</w:t>
      </w:r>
      <w:proofErr w:type="spellEnd"/>
    </w:p>
    <w:p w14:paraId="000003DD" w14:textId="77777777" w:rsidR="00C5037E" w:rsidRDefault="00C5037E">
      <w:pPr>
        <w:widowControl/>
        <w:spacing w:line="360" w:lineRule="auto"/>
        <w:rPr>
          <w:rFonts w:ascii="Courier New" w:eastAsia="Courier New" w:hAnsi="Courier New" w:cs="Courier New"/>
          <w:color w:val="000000"/>
          <w:sz w:val="28"/>
          <w:szCs w:val="28"/>
          <w:highlight w:val="white"/>
        </w:rPr>
      </w:pPr>
    </w:p>
    <w:p w14:paraId="000003DE"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Данный блок реализует предсказания по 2 нейросетям. Если файл, проходя через 1-ую нейросеть, не является кашлем, то 2 нейросеть не выполняет предсказание.</w:t>
      </w:r>
    </w:p>
    <w:p w14:paraId="000003DF" w14:textId="77777777" w:rsidR="00C5037E" w:rsidRDefault="00C5037E">
      <w:pPr>
        <w:widowControl/>
        <w:spacing w:line="360" w:lineRule="auto"/>
        <w:rPr>
          <w:color w:val="000000"/>
          <w:sz w:val="28"/>
          <w:szCs w:val="28"/>
          <w:highlight w:val="white"/>
        </w:rPr>
      </w:pPr>
    </w:p>
    <w:p w14:paraId="000003E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rFonts w:ascii="Courier New" w:eastAsia="Courier New" w:hAnsi="Courier New" w:cs="Courier New"/>
          <w:color w:val="000000"/>
          <w:sz w:val="28"/>
          <w:szCs w:val="28"/>
          <w:highlight w:val="white"/>
        </w:rPr>
        <w:t xml:space="preserve">    </w:t>
      </w:r>
      <w:r w:rsidRPr="00C1337C">
        <w:rPr>
          <w:color w:val="000000"/>
          <w:sz w:val="28"/>
          <w:szCs w:val="28"/>
          <w:highlight w:val="white"/>
          <w:lang w:val="en-US"/>
        </w:rPr>
        <w:t xml:space="preserve">prediction_1 </w:t>
      </w:r>
      <w:r w:rsidRPr="00C1337C">
        <w:rPr>
          <w:b/>
          <w:color w:val="000000"/>
          <w:sz w:val="28"/>
          <w:szCs w:val="28"/>
          <w:highlight w:val="white"/>
          <w:lang w:val="en-US"/>
        </w:rPr>
        <w:t>=</w:t>
      </w:r>
      <w:r w:rsidRPr="00C1337C">
        <w:rPr>
          <w:color w:val="000000"/>
          <w:sz w:val="28"/>
          <w:szCs w:val="28"/>
          <w:highlight w:val="white"/>
          <w:lang w:val="en-US"/>
        </w:rPr>
        <w:t xml:space="preserve"> model_</w:t>
      </w:r>
      <w:proofErr w:type="gramStart"/>
      <w:r w:rsidRPr="00C1337C">
        <w:rPr>
          <w:color w:val="000000"/>
          <w:sz w:val="28"/>
          <w:szCs w:val="28"/>
          <w:highlight w:val="white"/>
          <w:lang w:val="en-US"/>
        </w:rPr>
        <w:t>1</w:t>
      </w:r>
      <w:r w:rsidRPr="00C1337C">
        <w:rPr>
          <w:b/>
          <w:color w:val="000000"/>
          <w:sz w:val="28"/>
          <w:szCs w:val="28"/>
          <w:highlight w:val="white"/>
          <w:lang w:val="en-US"/>
        </w:rPr>
        <w:t>.</w:t>
      </w:r>
      <w:r w:rsidRPr="00C1337C">
        <w:rPr>
          <w:color w:val="000000"/>
          <w:sz w:val="28"/>
          <w:szCs w:val="28"/>
          <w:highlight w:val="white"/>
          <w:lang w:val="en-US"/>
        </w:rPr>
        <w:t>predict</w:t>
      </w:r>
      <w:proofErr w:type="gramEnd"/>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p>
    <w:p w14:paraId="000003E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print(</w:t>
      </w:r>
      <w:r w:rsidRPr="00C1337C">
        <w:rPr>
          <w:color w:val="000000"/>
          <w:sz w:val="28"/>
          <w:szCs w:val="28"/>
          <w:highlight w:val="white"/>
          <w:lang w:val="en-US"/>
        </w:rPr>
        <w:t>prediction_1</w:t>
      </w:r>
      <w:r w:rsidRPr="00C1337C">
        <w:rPr>
          <w:b/>
          <w:color w:val="000000"/>
          <w:sz w:val="28"/>
          <w:szCs w:val="28"/>
          <w:highlight w:val="white"/>
          <w:lang w:val="en-US"/>
        </w:rPr>
        <w:t>)</w:t>
      </w:r>
    </w:p>
    <w:p w14:paraId="000003E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print(</w:t>
      </w:r>
      <w:r w:rsidRPr="00C1337C">
        <w:rPr>
          <w:color w:val="000000"/>
          <w:sz w:val="28"/>
          <w:szCs w:val="28"/>
          <w:highlight w:val="white"/>
          <w:lang w:val="en-US"/>
        </w:rPr>
        <w:t>class_list_1</w:t>
      </w:r>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argmax</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prediction_1</w:t>
      </w:r>
      <w:r w:rsidRPr="00C1337C">
        <w:rPr>
          <w:b/>
          <w:color w:val="000000"/>
          <w:sz w:val="28"/>
          <w:szCs w:val="28"/>
          <w:highlight w:val="white"/>
          <w:lang w:val="en-US"/>
        </w:rPr>
        <w:t>)])</w:t>
      </w:r>
    </w:p>
    <w:p w14:paraId="000003E3"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3E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if</w:t>
      </w:r>
      <w:r w:rsidRPr="00C1337C">
        <w:rPr>
          <w:color w:val="000000"/>
          <w:sz w:val="28"/>
          <w:szCs w:val="28"/>
          <w:highlight w:val="white"/>
          <w:lang w:val="en-US"/>
        </w:rPr>
        <w:t xml:space="preserve"> class_list_1</w:t>
      </w:r>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argmax</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prediction_1</w:t>
      </w:r>
      <w:r w:rsidRPr="00C1337C">
        <w:rPr>
          <w:b/>
          <w:color w:val="000000"/>
          <w:sz w:val="28"/>
          <w:szCs w:val="28"/>
          <w:highlight w:val="white"/>
          <w:lang w:val="en-US"/>
        </w:rPr>
        <w:t>)]</w:t>
      </w:r>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'Cough'</w:t>
      </w:r>
      <w:r w:rsidRPr="00C1337C">
        <w:rPr>
          <w:b/>
          <w:color w:val="000000"/>
          <w:sz w:val="28"/>
          <w:szCs w:val="28"/>
          <w:highlight w:val="white"/>
          <w:lang w:val="en-US"/>
        </w:rPr>
        <w:t>:</w:t>
      </w:r>
    </w:p>
    <w:p w14:paraId="000003E5"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3E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b/>
          <w:color w:val="000000"/>
          <w:sz w:val="28"/>
          <w:szCs w:val="28"/>
          <w:highlight w:val="white"/>
          <w:lang w:val="en-US"/>
        </w:rPr>
        <w:t>print(</w:t>
      </w:r>
      <w:proofErr w:type="gramEnd"/>
      <w:r w:rsidRPr="00C1337C">
        <w:rPr>
          <w:color w:val="000000"/>
          <w:sz w:val="28"/>
          <w:szCs w:val="28"/>
          <w:highlight w:val="white"/>
          <w:lang w:val="en-US"/>
        </w:rPr>
        <w:t>"That's a cough"</w:t>
      </w:r>
      <w:r w:rsidRPr="00C1337C">
        <w:rPr>
          <w:b/>
          <w:color w:val="000000"/>
          <w:sz w:val="28"/>
          <w:szCs w:val="28"/>
          <w:highlight w:val="white"/>
          <w:lang w:val="en-US"/>
        </w:rPr>
        <w:t>)</w:t>
      </w:r>
    </w:p>
    <w:p w14:paraId="000003E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result1</w:t>
      </w:r>
      <w:r w:rsidRPr="00C1337C">
        <w:rPr>
          <w:b/>
          <w:color w:val="000000"/>
          <w:sz w:val="28"/>
          <w:szCs w:val="28"/>
          <w:highlight w:val="white"/>
          <w:lang w:val="en-US"/>
        </w:rPr>
        <w:t>=</w:t>
      </w:r>
      <w:r w:rsidRPr="00C1337C">
        <w:rPr>
          <w:color w:val="000000"/>
          <w:sz w:val="28"/>
          <w:szCs w:val="28"/>
          <w:highlight w:val="white"/>
          <w:lang w:val="en-US"/>
        </w:rPr>
        <w:t xml:space="preserve"> "That's a cough."</w:t>
      </w:r>
    </w:p>
    <w:p w14:paraId="000003E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prediction_2 </w:t>
      </w:r>
      <w:r w:rsidRPr="00C1337C">
        <w:rPr>
          <w:b/>
          <w:color w:val="000000"/>
          <w:sz w:val="28"/>
          <w:szCs w:val="28"/>
          <w:highlight w:val="white"/>
          <w:lang w:val="en-US"/>
        </w:rPr>
        <w:t>=</w:t>
      </w:r>
      <w:r w:rsidRPr="00C1337C">
        <w:rPr>
          <w:color w:val="000000"/>
          <w:sz w:val="28"/>
          <w:szCs w:val="28"/>
          <w:highlight w:val="white"/>
          <w:lang w:val="en-US"/>
        </w:rPr>
        <w:t xml:space="preserve"> model_</w:t>
      </w:r>
      <w:proofErr w:type="gramStart"/>
      <w:r w:rsidRPr="00C1337C">
        <w:rPr>
          <w:color w:val="000000"/>
          <w:sz w:val="28"/>
          <w:szCs w:val="28"/>
          <w:highlight w:val="white"/>
          <w:lang w:val="en-US"/>
        </w:rPr>
        <w:t>2</w:t>
      </w:r>
      <w:r w:rsidRPr="00C1337C">
        <w:rPr>
          <w:b/>
          <w:color w:val="000000"/>
          <w:sz w:val="28"/>
          <w:szCs w:val="28"/>
          <w:highlight w:val="white"/>
          <w:lang w:val="en-US"/>
        </w:rPr>
        <w:t>.</w:t>
      </w:r>
      <w:r w:rsidRPr="00C1337C">
        <w:rPr>
          <w:color w:val="000000"/>
          <w:sz w:val="28"/>
          <w:szCs w:val="28"/>
          <w:highlight w:val="white"/>
          <w:lang w:val="en-US"/>
        </w:rPr>
        <w:t>predict</w:t>
      </w:r>
      <w:proofErr w:type="gramEnd"/>
      <w:r w:rsidRPr="00C1337C">
        <w:rPr>
          <w:b/>
          <w:color w:val="000000"/>
          <w:sz w:val="28"/>
          <w:szCs w:val="28"/>
          <w:highlight w:val="white"/>
          <w:lang w:val="en-US"/>
        </w:rPr>
        <w:t>(</w:t>
      </w:r>
      <w:r w:rsidRPr="00C1337C">
        <w:rPr>
          <w:color w:val="000000"/>
          <w:sz w:val="28"/>
          <w:szCs w:val="28"/>
          <w:highlight w:val="white"/>
          <w:lang w:val="en-US"/>
        </w:rPr>
        <w:t>x</w:t>
      </w:r>
      <w:r w:rsidRPr="00C1337C">
        <w:rPr>
          <w:b/>
          <w:color w:val="000000"/>
          <w:sz w:val="28"/>
          <w:szCs w:val="28"/>
          <w:highlight w:val="white"/>
          <w:lang w:val="en-US"/>
        </w:rPr>
        <w:t>)</w:t>
      </w:r>
    </w:p>
    <w:p w14:paraId="000003E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print(</w:t>
      </w:r>
      <w:r w:rsidRPr="00C1337C">
        <w:rPr>
          <w:color w:val="000000"/>
          <w:sz w:val="28"/>
          <w:szCs w:val="28"/>
          <w:highlight w:val="white"/>
          <w:lang w:val="en-US"/>
        </w:rPr>
        <w:t>prediction_2</w:t>
      </w:r>
      <w:r w:rsidRPr="00C1337C">
        <w:rPr>
          <w:b/>
          <w:color w:val="000000"/>
          <w:sz w:val="28"/>
          <w:szCs w:val="28"/>
          <w:highlight w:val="white"/>
          <w:lang w:val="en-US"/>
        </w:rPr>
        <w:t>)</w:t>
      </w:r>
    </w:p>
    <w:p w14:paraId="000003E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print(</w:t>
      </w:r>
      <w:r w:rsidRPr="00C1337C">
        <w:rPr>
          <w:color w:val="000000"/>
          <w:sz w:val="28"/>
          <w:szCs w:val="28"/>
          <w:highlight w:val="white"/>
          <w:lang w:val="en-US"/>
        </w:rPr>
        <w:t>class_list_2</w:t>
      </w:r>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argmax</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prediction_2</w:t>
      </w:r>
      <w:r w:rsidRPr="00C1337C">
        <w:rPr>
          <w:b/>
          <w:color w:val="000000"/>
          <w:sz w:val="28"/>
          <w:szCs w:val="28"/>
          <w:highlight w:val="white"/>
          <w:lang w:val="en-US"/>
        </w:rPr>
        <w:t>)])</w:t>
      </w:r>
    </w:p>
    <w:p w14:paraId="000003E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result2 </w:t>
      </w:r>
      <w:r w:rsidRPr="00C1337C">
        <w:rPr>
          <w:b/>
          <w:color w:val="000000"/>
          <w:sz w:val="28"/>
          <w:szCs w:val="28"/>
          <w:highlight w:val="white"/>
          <w:lang w:val="en-US"/>
        </w:rPr>
        <w:t>=</w:t>
      </w:r>
      <w:r w:rsidRPr="00C1337C">
        <w:rPr>
          <w:color w:val="000000"/>
          <w:sz w:val="28"/>
          <w:szCs w:val="28"/>
          <w:highlight w:val="white"/>
          <w:lang w:val="en-US"/>
        </w:rPr>
        <w:t xml:space="preserve"> class_list_2</w:t>
      </w:r>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np</w:t>
      </w:r>
      <w:r w:rsidRPr="00C1337C">
        <w:rPr>
          <w:b/>
          <w:color w:val="000000"/>
          <w:sz w:val="28"/>
          <w:szCs w:val="28"/>
          <w:highlight w:val="white"/>
          <w:lang w:val="en-US"/>
        </w:rPr>
        <w:t>.</w:t>
      </w:r>
      <w:r w:rsidRPr="00C1337C">
        <w:rPr>
          <w:color w:val="000000"/>
          <w:sz w:val="28"/>
          <w:szCs w:val="28"/>
          <w:highlight w:val="white"/>
          <w:lang w:val="en-US"/>
        </w:rPr>
        <w:t>argmax</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prediction_2</w:t>
      </w:r>
      <w:r w:rsidRPr="00C1337C">
        <w:rPr>
          <w:b/>
          <w:color w:val="000000"/>
          <w:sz w:val="28"/>
          <w:szCs w:val="28"/>
          <w:highlight w:val="white"/>
          <w:lang w:val="en-US"/>
        </w:rPr>
        <w:t>)]</w:t>
      </w:r>
    </w:p>
    <w:p w14:paraId="000003E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else:</w:t>
      </w:r>
    </w:p>
    <w:p w14:paraId="000003E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b/>
          <w:color w:val="000000"/>
          <w:sz w:val="28"/>
          <w:szCs w:val="28"/>
          <w:highlight w:val="white"/>
          <w:lang w:val="en-US"/>
        </w:rPr>
        <w:t>print(</w:t>
      </w:r>
      <w:proofErr w:type="gramEnd"/>
      <w:r w:rsidRPr="00C1337C">
        <w:rPr>
          <w:color w:val="000000"/>
          <w:sz w:val="28"/>
          <w:szCs w:val="28"/>
          <w:highlight w:val="white"/>
          <w:lang w:val="en-US"/>
        </w:rPr>
        <w:t>"You selected not a cough"</w:t>
      </w:r>
      <w:r w:rsidRPr="00C1337C">
        <w:rPr>
          <w:b/>
          <w:color w:val="000000"/>
          <w:sz w:val="28"/>
          <w:szCs w:val="28"/>
          <w:highlight w:val="white"/>
          <w:lang w:val="en-US"/>
        </w:rPr>
        <w:t>)</w:t>
      </w:r>
    </w:p>
    <w:p w14:paraId="000003E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result1</w:t>
      </w:r>
      <w:r w:rsidRPr="00C1337C">
        <w:rPr>
          <w:b/>
          <w:color w:val="000000"/>
          <w:sz w:val="28"/>
          <w:szCs w:val="28"/>
          <w:highlight w:val="white"/>
          <w:lang w:val="en-US"/>
        </w:rPr>
        <w:t>=</w:t>
      </w:r>
      <w:r w:rsidRPr="00C1337C">
        <w:rPr>
          <w:color w:val="000000"/>
          <w:sz w:val="28"/>
          <w:szCs w:val="28"/>
          <w:highlight w:val="white"/>
          <w:lang w:val="en-US"/>
        </w:rPr>
        <w:t>"You selected not a cough."</w:t>
      </w:r>
    </w:p>
    <w:p w14:paraId="000003E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result2</w:t>
      </w:r>
      <w:r w:rsidRPr="00C1337C">
        <w:rPr>
          <w:b/>
          <w:color w:val="000000"/>
          <w:sz w:val="28"/>
          <w:szCs w:val="28"/>
          <w:highlight w:val="white"/>
          <w:lang w:val="en-US"/>
        </w:rPr>
        <w:t>=</w:t>
      </w:r>
      <w:r w:rsidRPr="00C1337C">
        <w:rPr>
          <w:color w:val="000000"/>
          <w:sz w:val="28"/>
          <w:szCs w:val="28"/>
          <w:highlight w:val="white"/>
          <w:lang w:val="en-US"/>
        </w:rPr>
        <w:t>''</w:t>
      </w:r>
    </w:p>
    <w:p w14:paraId="000003F0"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3F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result </w:t>
      </w:r>
      <w:r w:rsidRPr="00C1337C">
        <w:rPr>
          <w:b/>
          <w:color w:val="000000"/>
          <w:sz w:val="28"/>
          <w:szCs w:val="28"/>
          <w:highlight w:val="white"/>
          <w:lang w:val="en-US"/>
        </w:rPr>
        <w:t>=</w:t>
      </w:r>
      <w:r w:rsidRPr="00C1337C">
        <w:rPr>
          <w:color w:val="000000"/>
          <w:sz w:val="28"/>
          <w:szCs w:val="28"/>
          <w:highlight w:val="white"/>
          <w:lang w:val="en-US"/>
        </w:rPr>
        <w:t xml:space="preserve"> result1</w:t>
      </w:r>
      <w:r w:rsidRPr="00C1337C">
        <w:rPr>
          <w:b/>
          <w:color w:val="000000"/>
          <w:sz w:val="28"/>
          <w:szCs w:val="28"/>
          <w:highlight w:val="white"/>
          <w:lang w:val="en-US"/>
        </w:rPr>
        <w:t>+</w:t>
      </w:r>
      <w:r w:rsidRPr="00C1337C">
        <w:rPr>
          <w:color w:val="000000"/>
          <w:sz w:val="28"/>
          <w:szCs w:val="28"/>
          <w:highlight w:val="white"/>
          <w:lang w:val="en-US"/>
        </w:rPr>
        <w:t>' '</w:t>
      </w:r>
      <w:r w:rsidRPr="00C1337C">
        <w:rPr>
          <w:b/>
          <w:color w:val="000000"/>
          <w:sz w:val="28"/>
          <w:szCs w:val="28"/>
          <w:highlight w:val="white"/>
          <w:lang w:val="en-US"/>
        </w:rPr>
        <w:t>+</w:t>
      </w:r>
      <w:r w:rsidRPr="00C1337C">
        <w:rPr>
          <w:color w:val="000000"/>
          <w:sz w:val="28"/>
          <w:szCs w:val="28"/>
          <w:highlight w:val="white"/>
          <w:lang w:val="en-US"/>
        </w:rPr>
        <w:t xml:space="preserve">'Prediction: ' </w:t>
      </w:r>
      <w:r w:rsidRPr="00C1337C">
        <w:rPr>
          <w:b/>
          <w:color w:val="000000"/>
          <w:sz w:val="28"/>
          <w:szCs w:val="28"/>
          <w:highlight w:val="white"/>
          <w:lang w:val="en-US"/>
        </w:rPr>
        <w:t>+</w:t>
      </w:r>
      <w:r w:rsidRPr="00C1337C">
        <w:rPr>
          <w:color w:val="000000"/>
          <w:sz w:val="28"/>
          <w:szCs w:val="28"/>
          <w:highlight w:val="white"/>
          <w:lang w:val="en-US"/>
        </w:rPr>
        <w:t xml:space="preserve"> result2</w:t>
      </w:r>
    </w:p>
    <w:p w14:paraId="000003F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print(</w:t>
      </w:r>
      <w:r w:rsidRPr="00C1337C">
        <w:rPr>
          <w:color w:val="000000"/>
          <w:sz w:val="28"/>
          <w:szCs w:val="28"/>
          <w:highlight w:val="white"/>
          <w:lang w:val="en-US"/>
        </w:rPr>
        <w:t>result</w:t>
      </w:r>
      <w:r w:rsidRPr="00C1337C">
        <w:rPr>
          <w:b/>
          <w:color w:val="000000"/>
          <w:sz w:val="28"/>
          <w:szCs w:val="28"/>
          <w:highlight w:val="white"/>
          <w:lang w:val="en-US"/>
        </w:rPr>
        <w:t>)</w:t>
      </w:r>
    </w:p>
    <w:p w14:paraId="000003F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 xml:space="preserve">   </w:t>
      </w:r>
      <w:r w:rsidRPr="00C1337C">
        <w:rPr>
          <w:color w:val="000000"/>
          <w:sz w:val="28"/>
          <w:szCs w:val="28"/>
          <w:highlight w:val="white"/>
          <w:lang w:val="en-US"/>
        </w:rPr>
        <w:t xml:space="preserve"> </w:t>
      </w:r>
      <w:r w:rsidRPr="00C1337C">
        <w:rPr>
          <w:b/>
          <w:color w:val="000000"/>
          <w:sz w:val="28"/>
          <w:szCs w:val="28"/>
          <w:highlight w:val="white"/>
          <w:lang w:val="en-US"/>
        </w:rPr>
        <w:t>return</w:t>
      </w:r>
      <w:r w:rsidRPr="00C1337C">
        <w:rPr>
          <w:color w:val="000000"/>
          <w:sz w:val="28"/>
          <w:szCs w:val="28"/>
          <w:highlight w:val="white"/>
          <w:lang w:val="en-US"/>
        </w:rPr>
        <w:t xml:space="preserve"> result</w:t>
      </w:r>
    </w:p>
    <w:p w14:paraId="000003F4"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rFonts w:ascii="Courier New" w:eastAsia="Courier New" w:hAnsi="Courier New" w:cs="Courier New"/>
          <w:color w:val="000000"/>
          <w:sz w:val="28"/>
          <w:szCs w:val="28"/>
          <w:highlight w:val="white"/>
          <w:lang w:val="en-US"/>
        </w:rPr>
      </w:pPr>
    </w:p>
    <w:p w14:paraId="000003F5" w14:textId="77777777" w:rsidR="00C5037E" w:rsidRPr="00C1337C" w:rsidRDefault="00C5037E" w:rsidP="0011058E">
      <w:pPr>
        <w:pBdr>
          <w:top w:val="nil"/>
          <w:left w:val="nil"/>
          <w:bottom w:val="nil"/>
          <w:right w:val="nil"/>
          <w:between w:val="nil"/>
        </w:pBdr>
        <w:spacing w:line="360" w:lineRule="auto"/>
        <w:ind w:right="61"/>
        <w:jc w:val="both"/>
        <w:rPr>
          <w:color w:val="000000"/>
          <w:sz w:val="28"/>
          <w:szCs w:val="28"/>
          <w:lang w:val="en-US"/>
        </w:rPr>
      </w:pPr>
    </w:p>
    <w:p w14:paraId="000003F6" w14:textId="77777777" w:rsidR="00C5037E" w:rsidRPr="00C1337C" w:rsidRDefault="00E71261" w:rsidP="0011058E">
      <w:pPr>
        <w:pBdr>
          <w:top w:val="nil"/>
          <w:left w:val="nil"/>
          <w:bottom w:val="nil"/>
          <w:right w:val="nil"/>
          <w:between w:val="nil"/>
        </w:pBdr>
        <w:spacing w:line="360" w:lineRule="auto"/>
        <w:ind w:right="61"/>
        <w:jc w:val="both"/>
        <w:rPr>
          <w:color w:val="000000"/>
          <w:sz w:val="28"/>
          <w:szCs w:val="28"/>
          <w:lang w:val="en-US"/>
        </w:rPr>
      </w:pPr>
      <w:r w:rsidRPr="00C1337C">
        <w:rPr>
          <w:color w:val="000000"/>
          <w:sz w:val="28"/>
          <w:szCs w:val="28"/>
          <w:lang w:val="en-US"/>
        </w:rPr>
        <w:t>form.py</w:t>
      </w:r>
    </w:p>
    <w:p w14:paraId="000003F7" w14:textId="77777777" w:rsidR="00C5037E" w:rsidRPr="00C1337C" w:rsidRDefault="00C5037E" w:rsidP="0011058E">
      <w:pPr>
        <w:pBdr>
          <w:top w:val="nil"/>
          <w:left w:val="nil"/>
          <w:bottom w:val="nil"/>
          <w:right w:val="nil"/>
          <w:between w:val="nil"/>
        </w:pBdr>
        <w:spacing w:line="360" w:lineRule="auto"/>
        <w:ind w:right="61"/>
        <w:jc w:val="both"/>
        <w:rPr>
          <w:color w:val="000000"/>
          <w:sz w:val="28"/>
          <w:szCs w:val="28"/>
          <w:lang w:val="en-US"/>
        </w:rPr>
      </w:pPr>
    </w:p>
    <w:p w14:paraId="000003F8" w14:textId="77777777" w:rsidR="00C5037E" w:rsidRPr="00C1337C" w:rsidRDefault="00E71261" w:rsidP="0011058E">
      <w:pPr>
        <w:pBdr>
          <w:top w:val="nil"/>
          <w:left w:val="nil"/>
          <w:bottom w:val="nil"/>
          <w:right w:val="nil"/>
          <w:between w:val="nil"/>
        </w:pBdr>
        <w:spacing w:line="360" w:lineRule="auto"/>
        <w:ind w:right="61"/>
        <w:jc w:val="both"/>
        <w:rPr>
          <w:color w:val="000000"/>
          <w:sz w:val="28"/>
          <w:szCs w:val="28"/>
          <w:lang w:val="en-US"/>
        </w:rPr>
      </w:pPr>
      <w:r>
        <w:rPr>
          <w:color w:val="000000"/>
          <w:sz w:val="28"/>
          <w:szCs w:val="28"/>
        </w:rPr>
        <w:t>Импортируем</w:t>
      </w:r>
      <w:r w:rsidRPr="00C1337C">
        <w:rPr>
          <w:color w:val="000000"/>
          <w:sz w:val="28"/>
          <w:szCs w:val="28"/>
          <w:lang w:val="en-US"/>
        </w:rPr>
        <w:t xml:space="preserve"> </w:t>
      </w:r>
      <w:r>
        <w:rPr>
          <w:color w:val="000000"/>
          <w:sz w:val="28"/>
          <w:szCs w:val="28"/>
        </w:rPr>
        <w:t>необходимые</w:t>
      </w:r>
      <w:r w:rsidRPr="00C1337C">
        <w:rPr>
          <w:color w:val="000000"/>
          <w:sz w:val="28"/>
          <w:szCs w:val="28"/>
          <w:lang w:val="en-US"/>
        </w:rPr>
        <w:t xml:space="preserve"> </w:t>
      </w:r>
      <w:r>
        <w:rPr>
          <w:color w:val="000000"/>
          <w:sz w:val="28"/>
          <w:szCs w:val="28"/>
        </w:rPr>
        <w:t>библиотеки</w:t>
      </w:r>
    </w:p>
    <w:p w14:paraId="000003F9" w14:textId="77777777" w:rsidR="00C5037E" w:rsidRPr="00C1337C" w:rsidRDefault="00C5037E" w:rsidP="0011058E">
      <w:pPr>
        <w:pBdr>
          <w:top w:val="nil"/>
          <w:left w:val="nil"/>
          <w:bottom w:val="nil"/>
          <w:right w:val="nil"/>
          <w:between w:val="nil"/>
        </w:pBdr>
        <w:spacing w:line="360" w:lineRule="auto"/>
        <w:ind w:right="61"/>
        <w:jc w:val="both"/>
        <w:rPr>
          <w:color w:val="000000"/>
          <w:sz w:val="28"/>
          <w:szCs w:val="28"/>
          <w:lang w:val="en-US"/>
        </w:rPr>
      </w:pPr>
    </w:p>
    <w:p w14:paraId="000003F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from</w:t>
      </w:r>
      <w:r w:rsidRPr="00C1337C">
        <w:rPr>
          <w:color w:val="000000"/>
          <w:sz w:val="28"/>
          <w:szCs w:val="28"/>
          <w:highlight w:val="white"/>
          <w:lang w:val="en-US"/>
        </w:rPr>
        <w:t xml:space="preserve"> PyQt5 </w:t>
      </w: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QtCore</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QtGui</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proofErr w:type="spellEnd"/>
    </w:p>
    <w:p w14:paraId="000003F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from</w:t>
      </w:r>
      <w:r w:rsidRPr="00C1337C">
        <w:rPr>
          <w:color w:val="000000"/>
          <w:sz w:val="28"/>
          <w:szCs w:val="28"/>
          <w:highlight w:val="white"/>
          <w:lang w:val="en-US"/>
        </w:rPr>
        <w:t xml:space="preserve"> PyQt5</w:t>
      </w:r>
      <w:r w:rsidRPr="00C1337C">
        <w:rPr>
          <w:b/>
          <w:color w:val="000000"/>
          <w:sz w:val="28"/>
          <w:szCs w:val="28"/>
          <w:highlight w:val="white"/>
          <w:lang w:val="en-US"/>
        </w:rPr>
        <w:t>.</w:t>
      </w:r>
      <w:r w:rsidRPr="00C1337C">
        <w:rPr>
          <w:color w:val="000000"/>
          <w:sz w:val="28"/>
          <w:szCs w:val="28"/>
          <w:highlight w:val="white"/>
          <w:lang w:val="en-US"/>
        </w:rPr>
        <w:t xml:space="preserve">QtWidgets </w:t>
      </w:r>
      <w:r w:rsidRPr="00C1337C">
        <w:rPr>
          <w:b/>
          <w:color w:val="000000"/>
          <w:sz w:val="28"/>
          <w:szCs w:val="28"/>
          <w:highlight w:val="white"/>
          <w:lang w:val="en-US"/>
        </w:rPr>
        <w:t>import</w:t>
      </w:r>
      <w:r w:rsidRPr="00C1337C">
        <w:rPr>
          <w:color w:val="000000"/>
          <w:sz w:val="28"/>
          <w:szCs w:val="28"/>
          <w:highlight w:val="white"/>
          <w:lang w:val="en-US"/>
        </w:rPr>
        <w:t xml:space="preserve"> </w:t>
      </w:r>
      <w:r w:rsidRPr="00C1337C">
        <w:rPr>
          <w:b/>
          <w:color w:val="000000"/>
          <w:sz w:val="28"/>
          <w:szCs w:val="28"/>
          <w:highlight w:val="white"/>
          <w:lang w:val="en-US"/>
        </w:rPr>
        <w:t>(</w:t>
      </w:r>
      <w:proofErr w:type="spellStart"/>
      <w:r w:rsidRPr="00C1337C">
        <w:rPr>
          <w:color w:val="000000"/>
          <w:sz w:val="28"/>
          <w:szCs w:val="28"/>
          <w:highlight w:val="white"/>
          <w:lang w:val="en-US"/>
        </w:rPr>
        <w:t>QApplication</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QWidget</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QFileDialog</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QTextEdit</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QPushButton</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QLabel</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QVBoxLayout</w:t>
      </w:r>
      <w:proofErr w:type="spellEnd"/>
      <w:r w:rsidRPr="00C1337C">
        <w:rPr>
          <w:b/>
          <w:color w:val="000000"/>
          <w:sz w:val="28"/>
          <w:szCs w:val="28"/>
          <w:highlight w:val="white"/>
          <w:lang w:val="en-US"/>
        </w:rPr>
        <w:t>)</w:t>
      </w:r>
    </w:p>
    <w:p w14:paraId="000003F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from</w:t>
      </w:r>
      <w:r w:rsidRPr="00C1337C">
        <w:rPr>
          <w:color w:val="000000"/>
          <w:sz w:val="28"/>
          <w:szCs w:val="28"/>
          <w:highlight w:val="white"/>
          <w:lang w:val="en-US"/>
        </w:rPr>
        <w:t xml:space="preserve"> PyQt5</w:t>
      </w:r>
      <w:r w:rsidRPr="00C1337C">
        <w:rPr>
          <w:b/>
          <w:color w:val="000000"/>
          <w:sz w:val="28"/>
          <w:szCs w:val="28"/>
          <w:highlight w:val="white"/>
          <w:lang w:val="en-US"/>
        </w:rPr>
        <w:t>.</w:t>
      </w:r>
      <w:r w:rsidRPr="00C1337C">
        <w:rPr>
          <w:color w:val="000000"/>
          <w:sz w:val="28"/>
          <w:szCs w:val="28"/>
          <w:highlight w:val="white"/>
          <w:lang w:val="en-US"/>
        </w:rPr>
        <w:t xml:space="preserve">QtGui </w:t>
      </w:r>
      <w:r w:rsidRPr="00C1337C">
        <w:rPr>
          <w:b/>
          <w:color w:val="000000"/>
          <w:sz w:val="28"/>
          <w:szCs w:val="28"/>
          <w:highlight w:val="white"/>
          <w:lang w:val="en-US"/>
        </w:rPr>
        <w:t>import</w:t>
      </w:r>
      <w:r w:rsidRPr="00C1337C">
        <w:rPr>
          <w:color w:val="000000"/>
          <w:sz w:val="28"/>
          <w:szCs w:val="28"/>
          <w:highlight w:val="white"/>
          <w:lang w:val="en-US"/>
        </w:rPr>
        <w:t xml:space="preserve"> </w:t>
      </w:r>
      <w:proofErr w:type="spellStart"/>
      <w:r w:rsidRPr="00C1337C">
        <w:rPr>
          <w:color w:val="000000"/>
          <w:sz w:val="28"/>
          <w:szCs w:val="28"/>
          <w:highlight w:val="white"/>
          <w:lang w:val="en-US"/>
        </w:rPr>
        <w:t>QPixmap</w:t>
      </w:r>
      <w:proofErr w:type="spellEnd"/>
    </w:p>
    <w:p w14:paraId="000003F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b/>
          <w:color w:val="000000"/>
          <w:sz w:val="28"/>
          <w:szCs w:val="28"/>
          <w:highlight w:val="white"/>
          <w:lang w:val="en-US"/>
        </w:rPr>
        <w:t>from</w:t>
      </w:r>
      <w:r w:rsidRPr="00C1337C">
        <w:rPr>
          <w:color w:val="000000"/>
          <w:sz w:val="28"/>
          <w:szCs w:val="28"/>
          <w:highlight w:val="white"/>
          <w:lang w:val="en-US"/>
        </w:rPr>
        <w:t xml:space="preserve"> </w:t>
      </w:r>
      <w:proofErr w:type="spellStart"/>
      <w:r w:rsidRPr="00C1337C">
        <w:rPr>
          <w:color w:val="000000"/>
          <w:sz w:val="28"/>
          <w:szCs w:val="28"/>
          <w:highlight w:val="white"/>
          <w:lang w:val="en-US"/>
        </w:rPr>
        <w:t>func</w:t>
      </w:r>
      <w:proofErr w:type="spellEnd"/>
      <w:r w:rsidRPr="00C1337C">
        <w:rPr>
          <w:color w:val="000000"/>
          <w:sz w:val="28"/>
          <w:szCs w:val="28"/>
          <w:highlight w:val="white"/>
          <w:lang w:val="en-US"/>
        </w:rPr>
        <w:t xml:space="preserve"> </w:t>
      </w:r>
      <w:r w:rsidRPr="00C1337C">
        <w:rPr>
          <w:b/>
          <w:color w:val="000000"/>
          <w:sz w:val="28"/>
          <w:szCs w:val="28"/>
          <w:highlight w:val="white"/>
          <w:lang w:val="en-US"/>
        </w:rPr>
        <w:t>import*</w:t>
      </w:r>
    </w:p>
    <w:p w14:paraId="000003FE" w14:textId="77777777" w:rsidR="00C5037E" w:rsidRPr="00C1337C" w:rsidRDefault="00C5037E">
      <w:pPr>
        <w:widowControl/>
        <w:spacing w:line="360" w:lineRule="auto"/>
        <w:rPr>
          <w:rFonts w:ascii="Courier New" w:eastAsia="Courier New" w:hAnsi="Courier New" w:cs="Courier New"/>
          <w:color w:val="000000"/>
          <w:sz w:val="28"/>
          <w:szCs w:val="28"/>
          <w:highlight w:val="white"/>
          <w:lang w:val="en-US"/>
        </w:rPr>
      </w:pPr>
    </w:p>
    <w:p w14:paraId="000003FF" w14:textId="77777777" w:rsidR="00C5037E" w:rsidRPr="00C1337C" w:rsidRDefault="00C5037E">
      <w:pPr>
        <w:widowControl/>
        <w:spacing w:line="360" w:lineRule="auto"/>
        <w:rPr>
          <w:color w:val="000000"/>
          <w:sz w:val="28"/>
          <w:szCs w:val="28"/>
          <w:highlight w:val="white"/>
          <w:lang w:val="en-US"/>
        </w:rPr>
      </w:pPr>
    </w:p>
    <w:p w14:paraId="00000400"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lastRenderedPageBreak/>
        <w:t xml:space="preserve">Следующий блок реализует форму и был создан с помощью </w:t>
      </w:r>
      <w:proofErr w:type="spellStart"/>
      <w:r>
        <w:rPr>
          <w:color w:val="000000"/>
          <w:sz w:val="28"/>
          <w:szCs w:val="28"/>
          <w:highlight w:val="white"/>
        </w:rPr>
        <w:t>Qt</w:t>
      </w:r>
      <w:proofErr w:type="spellEnd"/>
      <w:r>
        <w:rPr>
          <w:color w:val="000000"/>
          <w:sz w:val="28"/>
          <w:szCs w:val="28"/>
          <w:highlight w:val="white"/>
        </w:rPr>
        <w:t xml:space="preserve"> </w:t>
      </w:r>
      <w:proofErr w:type="spellStart"/>
      <w:r>
        <w:rPr>
          <w:color w:val="000000"/>
          <w:sz w:val="28"/>
          <w:szCs w:val="28"/>
          <w:highlight w:val="white"/>
        </w:rPr>
        <w:t>Designer</w:t>
      </w:r>
      <w:proofErr w:type="spellEnd"/>
      <w:r>
        <w:rPr>
          <w:color w:val="000000"/>
          <w:sz w:val="28"/>
          <w:szCs w:val="28"/>
          <w:highlight w:val="white"/>
        </w:rPr>
        <w:t xml:space="preserve">. C помощью </w:t>
      </w:r>
      <w:proofErr w:type="spellStart"/>
      <w:proofErr w:type="gramStart"/>
      <w:r>
        <w:rPr>
          <w:color w:val="000000"/>
          <w:sz w:val="28"/>
          <w:szCs w:val="28"/>
          <w:highlight w:val="white"/>
        </w:rPr>
        <w:t>clicked.connect</w:t>
      </w:r>
      <w:proofErr w:type="spellEnd"/>
      <w:proofErr w:type="gramEnd"/>
      <w:r>
        <w:rPr>
          <w:color w:val="000000"/>
          <w:sz w:val="28"/>
          <w:szCs w:val="28"/>
          <w:highlight w:val="white"/>
        </w:rPr>
        <w:t xml:space="preserve"> привязываем на кнопку </w:t>
      </w:r>
      <w:proofErr w:type="spellStart"/>
      <w:r>
        <w:rPr>
          <w:color w:val="000000"/>
          <w:sz w:val="28"/>
          <w:szCs w:val="28"/>
          <w:highlight w:val="white"/>
        </w:rPr>
        <w:t>фукнцию</w:t>
      </w:r>
      <w:proofErr w:type="spellEnd"/>
      <w:r>
        <w:rPr>
          <w:color w:val="000000"/>
          <w:sz w:val="28"/>
          <w:szCs w:val="28"/>
          <w:highlight w:val="white"/>
        </w:rPr>
        <w:t xml:space="preserve"> </w:t>
      </w:r>
      <w:proofErr w:type="spellStart"/>
      <w:r>
        <w:rPr>
          <w:color w:val="000000"/>
          <w:sz w:val="28"/>
          <w:szCs w:val="28"/>
          <w:highlight w:val="white"/>
        </w:rPr>
        <w:t>get_image_file</w:t>
      </w:r>
      <w:proofErr w:type="spellEnd"/>
    </w:p>
    <w:p w14:paraId="00000401" w14:textId="77777777" w:rsidR="00C5037E" w:rsidRDefault="00C5037E">
      <w:pPr>
        <w:widowControl/>
        <w:spacing w:line="360" w:lineRule="auto"/>
        <w:rPr>
          <w:rFonts w:ascii="Courier New" w:eastAsia="Courier New" w:hAnsi="Courier New" w:cs="Courier New"/>
          <w:color w:val="000000"/>
          <w:sz w:val="28"/>
          <w:szCs w:val="28"/>
          <w:highlight w:val="white"/>
        </w:rPr>
      </w:pPr>
    </w:p>
    <w:p w14:paraId="00000402"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b/>
          <w:color w:val="000000"/>
          <w:sz w:val="28"/>
          <w:szCs w:val="28"/>
          <w:highlight w:val="white"/>
          <w:lang w:val="en-US"/>
        </w:rPr>
        <w:t>class</w:t>
      </w:r>
      <w:r w:rsidRPr="00C1337C">
        <w:rPr>
          <w:color w:val="000000"/>
          <w:sz w:val="28"/>
          <w:szCs w:val="28"/>
          <w:highlight w:val="white"/>
          <w:lang w:val="en-US"/>
        </w:rPr>
        <w:t xml:space="preserve"> </w:t>
      </w:r>
      <w:proofErr w:type="spellStart"/>
      <w:r w:rsidRPr="00C1337C">
        <w:rPr>
          <w:b/>
          <w:color w:val="000000"/>
          <w:sz w:val="28"/>
          <w:szCs w:val="28"/>
          <w:highlight w:val="white"/>
          <w:lang w:val="en-US"/>
        </w:rPr>
        <w:t>Ui_</w:t>
      </w:r>
      <w:proofErr w:type="gramStart"/>
      <w:r w:rsidRPr="00C1337C">
        <w:rPr>
          <w:b/>
          <w:color w:val="000000"/>
          <w:sz w:val="28"/>
          <w:szCs w:val="28"/>
          <w:highlight w:val="white"/>
          <w:lang w:val="en-US"/>
        </w:rPr>
        <w:t>Dialog</w:t>
      </w:r>
      <w:proofErr w:type="spellEnd"/>
      <w:r w:rsidRPr="00C1337C">
        <w:rPr>
          <w:b/>
          <w:color w:val="000000"/>
          <w:sz w:val="28"/>
          <w:szCs w:val="28"/>
          <w:highlight w:val="white"/>
          <w:lang w:val="en-US"/>
        </w:rPr>
        <w:t>(</w:t>
      </w:r>
      <w:proofErr w:type="spellStart"/>
      <w:proofErr w:type="gramEnd"/>
      <w:r w:rsidRPr="00C1337C">
        <w:rPr>
          <w:color w:val="000000"/>
          <w:sz w:val="28"/>
          <w:szCs w:val="28"/>
          <w:highlight w:val="white"/>
          <w:lang w:val="en-US"/>
        </w:rPr>
        <w:t>QWidget</w:t>
      </w:r>
      <w:proofErr w:type="spellEnd"/>
      <w:r w:rsidRPr="00C1337C">
        <w:rPr>
          <w:b/>
          <w:color w:val="000000"/>
          <w:sz w:val="28"/>
          <w:szCs w:val="28"/>
          <w:highlight w:val="white"/>
          <w:lang w:val="en-US"/>
        </w:rPr>
        <w:t>):</w:t>
      </w:r>
    </w:p>
    <w:p w14:paraId="00000403"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404"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def</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setupUi</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 xml:space="preserve"> Dialog</w:t>
      </w:r>
      <w:r w:rsidRPr="00C1337C">
        <w:rPr>
          <w:b/>
          <w:color w:val="000000"/>
          <w:sz w:val="28"/>
          <w:szCs w:val="28"/>
          <w:highlight w:val="white"/>
          <w:lang w:val="en-US"/>
        </w:rPr>
        <w:t>):</w:t>
      </w:r>
    </w:p>
    <w:p w14:paraId="00000405"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Dialog</w:t>
      </w:r>
      <w:r w:rsidRPr="00C1337C">
        <w:rPr>
          <w:b/>
          <w:color w:val="000000"/>
          <w:sz w:val="28"/>
          <w:szCs w:val="28"/>
          <w:highlight w:val="white"/>
          <w:lang w:val="en-US"/>
        </w:rPr>
        <w:t>.</w:t>
      </w:r>
      <w:r w:rsidRPr="00C1337C">
        <w:rPr>
          <w:color w:val="000000"/>
          <w:sz w:val="28"/>
          <w:szCs w:val="28"/>
          <w:highlight w:val="white"/>
          <w:lang w:val="en-US"/>
        </w:rPr>
        <w:t>setObjectName</w:t>
      </w:r>
      <w:proofErr w:type="spell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0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Dialog</w:t>
      </w:r>
      <w:r w:rsidRPr="00C1337C">
        <w:rPr>
          <w:b/>
          <w:color w:val="000000"/>
          <w:sz w:val="28"/>
          <w:szCs w:val="28"/>
          <w:highlight w:val="white"/>
          <w:lang w:val="en-US"/>
        </w:rPr>
        <w:t>.</w:t>
      </w:r>
      <w:r w:rsidRPr="00C1337C">
        <w:rPr>
          <w:color w:val="000000"/>
          <w:sz w:val="28"/>
          <w:szCs w:val="28"/>
          <w:highlight w:val="white"/>
          <w:lang w:val="en-US"/>
        </w:rPr>
        <w:t>resize</w:t>
      </w:r>
      <w:proofErr w:type="spellEnd"/>
      <w:r w:rsidRPr="00C1337C">
        <w:rPr>
          <w:b/>
          <w:color w:val="000000"/>
          <w:sz w:val="28"/>
          <w:szCs w:val="28"/>
          <w:highlight w:val="white"/>
          <w:lang w:val="en-US"/>
        </w:rPr>
        <w:t>(</w:t>
      </w:r>
      <w:r w:rsidRPr="00C1337C">
        <w:rPr>
          <w:color w:val="000000"/>
          <w:sz w:val="28"/>
          <w:szCs w:val="28"/>
          <w:highlight w:val="white"/>
          <w:lang w:val="en-US"/>
        </w:rPr>
        <w:t>500</w:t>
      </w:r>
      <w:r w:rsidRPr="00C1337C">
        <w:rPr>
          <w:b/>
          <w:color w:val="000000"/>
          <w:sz w:val="28"/>
          <w:szCs w:val="28"/>
          <w:highlight w:val="white"/>
          <w:lang w:val="en-US"/>
        </w:rPr>
        <w:t>,</w:t>
      </w:r>
      <w:r w:rsidRPr="00C1337C">
        <w:rPr>
          <w:color w:val="000000"/>
          <w:sz w:val="28"/>
          <w:szCs w:val="28"/>
          <w:highlight w:val="white"/>
          <w:lang w:val="en-US"/>
        </w:rPr>
        <w:t xml:space="preserve"> 300</w:t>
      </w:r>
      <w:r w:rsidRPr="00C1337C">
        <w:rPr>
          <w:b/>
          <w:color w:val="000000"/>
          <w:sz w:val="28"/>
          <w:szCs w:val="28"/>
          <w:highlight w:val="white"/>
          <w:lang w:val="en-US"/>
        </w:rPr>
        <w:t>)</w:t>
      </w:r>
    </w:p>
    <w:p w14:paraId="00000407"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proofErr w:type="spellEnd"/>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r w:rsidRPr="00C1337C">
        <w:rPr>
          <w:b/>
          <w:color w:val="000000"/>
          <w:sz w:val="28"/>
          <w:szCs w:val="28"/>
          <w:highlight w:val="white"/>
          <w:lang w:val="en-US"/>
        </w:rPr>
        <w:t>.</w:t>
      </w:r>
      <w:r w:rsidRPr="00C1337C">
        <w:rPr>
          <w:color w:val="000000"/>
          <w:sz w:val="28"/>
          <w:szCs w:val="28"/>
          <w:highlight w:val="white"/>
          <w:lang w:val="en-US"/>
        </w:rPr>
        <w:t>Expanding</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r w:rsidRPr="00C1337C">
        <w:rPr>
          <w:b/>
          <w:color w:val="000000"/>
          <w:sz w:val="28"/>
          <w:szCs w:val="28"/>
          <w:highlight w:val="white"/>
          <w:lang w:val="en-US"/>
        </w:rPr>
        <w:t>.</w:t>
      </w:r>
      <w:r w:rsidRPr="00C1337C">
        <w:rPr>
          <w:color w:val="000000"/>
          <w:sz w:val="28"/>
          <w:szCs w:val="28"/>
          <w:highlight w:val="white"/>
          <w:lang w:val="en-US"/>
        </w:rPr>
        <w:t>Expanding</w:t>
      </w:r>
      <w:proofErr w:type="spellEnd"/>
      <w:r w:rsidRPr="00C1337C">
        <w:rPr>
          <w:b/>
          <w:color w:val="000000"/>
          <w:sz w:val="28"/>
          <w:szCs w:val="28"/>
          <w:highlight w:val="white"/>
          <w:lang w:val="en-US"/>
        </w:rPr>
        <w:t>)</w:t>
      </w:r>
    </w:p>
    <w:p w14:paraId="00000408"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setHorizontalStretch</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409"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setVerticalStretch</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40A"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sizePolicy</w:t>
      </w:r>
      <w:r w:rsidRPr="00C1337C">
        <w:rPr>
          <w:b/>
          <w:color w:val="000000"/>
          <w:sz w:val="28"/>
          <w:szCs w:val="28"/>
          <w:highlight w:val="white"/>
          <w:lang w:val="en-US"/>
        </w:rPr>
        <w:t>.</w:t>
      </w:r>
      <w:r w:rsidRPr="00C1337C">
        <w:rPr>
          <w:color w:val="000000"/>
          <w:sz w:val="28"/>
          <w:szCs w:val="28"/>
          <w:highlight w:val="white"/>
          <w:lang w:val="en-US"/>
        </w:rPr>
        <w:t>setHeightForWidth</w:t>
      </w:r>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r w:rsidRPr="00C1337C">
        <w:rPr>
          <w:color w:val="000000"/>
          <w:sz w:val="28"/>
          <w:szCs w:val="28"/>
          <w:highlight w:val="white"/>
          <w:lang w:val="en-US"/>
        </w:rPr>
        <w:t>sizePolicy</w:t>
      </w:r>
      <w:r w:rsidRPr="00C1337C">
        <w:rPr>
          <w:b/>
          <w:color w:val="000000"/>
          <w:sz w:val="28"/>
          <w:szCs w:val="28"/>
          <w:highlight w:val="white"/>
          <w:lang w:val="en-US"/>
        </w:rPr>
        <w:t>(</w:t>
      </w:r>
      <w:proofErr w:type="gramStart"/>
      <w:r w:rsidRPr="00C1337C">
        <w:rPr>
          <w:b/>
          <w:color w:val="000000"/>
          <w:sz w:val="28"/>
          <w:szCs w:val="28"/>
          <w:highlight w:val="white"/>
          <w:lang w:val="en-US"/>
        </w:rPr>
        <w:t>).</w:t>
      </w:r>
      <w:r w:rsidRPr="00C1337C">
        <w:rPr>
          <w:color w:val="000000"/>
          <w:sz w:val="28"/>
          <w:szCs w:val="28"/>
          <w:highlight w:val="white"/>
          <w:lang w:val="en-US"/>
        </w:rPr>
        <w:t>hasHeightForWidth</w:t>
      </w:r>
      <w:proofErr w:type="gramEnd"/>
      <w:r w:rsidRPr="00C1337C">
        <w:rPr>
          <w:b/>
          <w:color w:val="000000"/>
          <w:sz w:val="28"/>
          <w:szCs w:val="28"/>
          <w:highlight w:val="white"/>
          <w:lang w:val="en-US"/>
        </w:rPr>
        <w:t>())</w:t>
      </w:r>
    </w:p>
    <w:p w14:paraId="0000040B"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Dialog</w:t>
      </w:r>
      <w:r w:rsidRPr="00C1337C">
        <w:rPr>
          <w:b/>
          <w:color w:val="000000"/>
          <w:sz w:val="28"/>
          <w:szCs w:val="28"/>
          <w:highlight w:val="white"/>
          <w:lang w:val="en-US"/>
        </w:rPr>
        <w:t>.</w:t>
      </w:r>
      <w:r w:rsidRPr="00C1337C">
        <w:rPr>
          <w:color w:val="000000"/>
          <w:sz w:val="28"/>
          <w:szCs w:val="28"/>
          <w:highlight w:val="white"/>
          <w:lang w:val="en-US"/>
        </w:rPr>
        <w:t>setSizePolicy</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sizePolicy</w:t>
      </w:r>
      <w:proofErr w:type="spellEnd"/>
      <w:r w:rsidRPr="00C1337C">
        <w:rPr>
          <w:b/>
          <w:color w:val="000000"/>
          <w:sz w:val="28"/>
          <w:szCs w:val="28"/>
          <w:highlight w:val="white"/>
          <w:lang w:val="en-US"/>
        </w:rPr>
        <w:t>)</w:t>
      </w:r>
    </w:p>
    <w:p w14:paraId="0000040C"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verticalLayout</w:t>
      </w:r>
      <w:proofErr w:type="spellEnd"/>
      <w:proofErr w:type="gram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QVBoxLayout</w:t>
      </w:r>
      <w:proofErr w:type="spell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0D"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verticalLayout</w:t>
      </w:r>
      <w:r w:rsidRPr="00C1337C">
        <w:rPr>
          <w:b/>
          <w:color w:val="000000"/>
          <w:sz w:val="28"/>
          <w:szCs w:val="28"/>
          <w:highlight w:val="white"/>
          <w:lang w:val="en-US"/>
        </w:rPr>
        <w:t>.</w:t>
      </w:r>
      <w:r w:rsidRPr="00C1337C">
        <w:rPr>
          <w:color w:val="000000"/>
          <w:sz w:val="28"/>
          <w:szCs w:val="28"/>
          <w:highlight w:val="white"/>
          <w:lang w:val="en-US"/>
        </w:rPr>
        <w:t>setObjectName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verticalLayout</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40E"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file</w:t>
      </w:r>
      <w:proofErr w:type="gramEnd"/>
      <w:r w:rsidRPr="00C1337C">
        <w:rPr>
          <w:color w:val="000000"/>
          <w:sz w:val="28"/>
          <w:szCs w:val="28"/>
          <w:highlight w:val="white"/>
          <w:lang w:val="en-US"/>
        </w:rPr>
        <w:t>_choose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QPushButton</w:t>
      </w:r>
      <w:proofErr w:type="spell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0F"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file</w:t>
      </w:r>
      <w:proofErr w:type="gramEnd"/>
      <w:r w:rsidRPr="00C1337C">
        <w:rPr>
          <w:color w:val="000000"/>
          <w:sz w:val="28"/>
          <w:szCs w:val="28"/>
          <w:highlight w:val="white"/>
          <w:lang w:val="en-US"/>
        </w:rPr>
        <w:t>_choose</w:t>
      </w:r>
      <w:r w:rsidRPr="00C1337C">
        <w:rPr>
          <w:b/>
          <w:color w:val="000000"/>
          <w:sz w:val="28"/>
          <w:szCs w:val="28"/>
          <w:highlight w:val="white"/>
          <w:lang w:val="en-US"/>
        </w:rPr>
        <w:t>.</w:t>
      </w:r>
      <w:r w:rsidRPr="00C1337C">
        <w:rPr>
          <w:color w:val="000000"/>
          <w:sz w:val="28"/>
          <w:szCs w:val="28"/>
          <w:highlight w:val="white"/>
          <w:lang w:val="en-US"/>
        </w:rPr>
        <w:t>setObjectName</w:t>
      </w:r>
      <w:proofErr w:type="spellEnd"/>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file_choose</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410"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verticalLayout</w:t>
      </w:r>
      <w:r w:rsidRPr="00C1337C">
        <w:rPr>
          <w:b/>
          <w:color w:val="000000"/>
          <w:sz w:val="28"/>
          <w:szCs w:val="28"/>
          <w:highlight w:val="white"/>
          <w:lang w:val="en-US"/>
        </w:rPr>
        <w:t>.</w:t>
      </w:r>
      <w:r w:rsidRPr="00C1337C">
        <w:rPr>
          <w:color w:val="000000"/>
          <w:sz w:val="28"/>
          <w:szCs w:val="28"/>
          <w:highlight w:val="white"/>
          <w:lang w:val="en-US"/>
        </w:rPr>
        <w:t>addWidget</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file_choose</w:t>
      </w:r>
      <w:proofErr w:type="spellEnd"/>
      <w:r w:rsidRPr="00C1337C">
        <w:rPr>
          <w:b/>
          <w:color w:val="000000"/>
          <w:sz w:val="28"/>
          <w:szCs w:val="28"/>
          <w:highlight w:val="white"/>
          <w:lang w:val="en-US"/>
        </w:rPr>
        <w:t>)</w:t>
      </w:r>
    </w:p>
    <w:p w14:paraId="00000411"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_soundimage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QLabel</w:t>
      </w:r>
      <w:proofErr w:type="spell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12"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proofErr w:type="spellEnd"/>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r w:rsidRPr="00C1337C">
        <w:rPr>
          <w:b/>
          <w:color w:val="000000"/>
          <w:sz w:val="28"/>
          <w:szCs w:val="28"/>
          <w:highlight w:val="white"/>
          <w:lang w:val="en-US"/>
        </w:rPr>
        <w:t>.</w:t>
      </w:r>
      <w:r w:rsidRPr="00C1337C">
        <w:rPr>
          <w:color w:val="000000"/>
          <w:sz w:val="28"/>
          <w:szCs w:val="28"/>
          <w:highlight w:val="white"/>
          <w:lang w:val="en-US"/>
        </w:rPr>
        <w:t>Expanding</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r w:rsidRPr="00C1337C">
        <w:rPr>
          <w:b/>
          <w:color w:val="000000"/>
          <w:sz w:val="28"/>
          <w:szCs w:val="28"/>
          <w:highlight w:val="white"/>
          <w:lang w:val="en-US"/>
        </w:rPr>
        <w:t>.</w:t>
      </w:r>
      <w:r w:rsidRPr="00C1337C">
        <w:rPr>
          <w:color w:val="000000"/>
          <w:sz w:val="28"/>
          <w:szCs w:val="28"/>
          <w:highlight w:val="white"/>
          <w:lang w:val="en-US"/>
        </w:rPr>
        <w:t>Expanding</w:t>
      </w:r>
      <w:proofErr w:type="spellEnd"/>
      <w:r w:rsidRPr="00C1337C">
        <w:rPr>
          <w:b/>
          <w:color w:val="000000"/>
          <w:sz w:val="28"/>
          <w:szCs w:val="28"/>
          <w:highlight w:val="white"/>
          <w:lang w:val="en-US"/>
        </w:rPr>
        <w:t>)</w:t>
      </w:r>
    </w:p>
    <w:p w14:paraId="00000413"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setHorizontalStretch</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414"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setVerticalStretch</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415"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sizePolicy</w:t>
      </w:r>
      <w:r w:rsidRPr="00C1337C">
        <w:rPr>
          <w:b/>
          <w:color w:val="000000"/>
          <w:sz w:val="28"/>
          <w:szCs w:val="28"/>
          <w:highlight w:val="white"/>
          <w:lang w:val="en-US"/>
        </w:rPr>
        <w:t>.</w:t>
      </w:r>
      <w:r w:rsidRPr="00C1337C">
        <w:rPr>
          <w:color w:val="000000"/>
          <w:sz w:val="28"/>
          <w:szCs w:val="28"/>
          <w:highlight w:val="white"/>
          <w:lang w:val="en-US"/>
        </w:rPr>
        <w:t>setHeightForWidth</w:t>
      </w:r>
      <w:r w:rsidRPr="00C1337C">
        <w:rPr>
          <w:b/>
          <w:color w:val="000000"/>
          <w:sz w:val="28"/>
          <w:szCs w:val="28"/>
          <w:highlight w:val="white"/>
          <w:lang w:val="en-US"/>
        </w:rPr>
        <w:t>(</w:t>
      </w:r>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_soundimage</w:t>
      </w:r>
      <w:r w:rsidRPr="00C1337C">
        <w:rPr>
          <w:b/>
          <w:color w:val="000000"/>
          <w:sz w:val="28"/>
          <w:szCs w:val="28"/>
          <w:highlight w:val="white"/>
          <w:lang w:val="en-US"/>
        </w:rPr>
        <w:t>.</w:t>
      </w:r>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hasHeightForWidth</w:t>
      </w:r>
      <w:r w:rsidRPr="00C1337C">
        <w:rPr>
          <w:b/>
          <w:color w:val="000000"/>
          <w:sz w:val="28"/>
          <w:szCs w:val="28"/>
          <w:highlight w:val="white"/>
          <w:lang w:val="en-US"/>
        </w:rPr>
        <w:t>())</w:t>
      </w:r>
    </w:p>
    <w:p w14:paraId="0000041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_soundimage</w:t>
      </w:r>
      <w:r w:rsidRPr="00C1337C">
        <w:rPr>
          <w:b/>
          <w:color w:val="000000"/>
          <w:sz w:val="28"/>
          <w:szCs w:val="28"/>
          <w:highlight w:val="white"/>
          <w:lang w:val="en-US"/>
        </w:rPr>
        <w:t>.</w:t>
      </w:r>
      <w:r w:rsidRPr="00C1337C">
        <w:rPr>
          <w:color w:val="000000"/>
          <w:sz w:val="28"/>
          <w:szCs w:val="28"/>
          <w:highlight w:val="white"/>
          <w:lang w:val="en-US"/>
        </w:rPr>
        <w:t>setSizePolicy</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sizePolicy</w:t>
      </w:r>
      <w:proofErr w:type="spellEnd"/>
      <w:r w:rsidRPr="00C1337C">
        <w:rPr>
          <w:b/>
          <w:color w:val="000000"/>
          <w:sz w:val="28"/>
          <w:szCs w:val="28"/>
          <w:highlight w:val="white"/>
          <w:lang w:val="en-US"/>
        </w:rPr>
        <w:t>)</w:t>
      </w:r>
    </w:p>
    <w:p w14:paraId="00000417"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_soundimage</w:t>
      </w:r>
      <w:r w:rsidRPr="00C1337C">
        <w:rPr>
          <w:b/>
          <w:color w:val="000000"/>
          <w:sz w:val="28"/>
          <w:szCs w:val="28"/>
          <w:highlight w:val="white"/>
          <w:lang w:val="en-US"/>
        </w:rPr>
        <w:t>.</w:t>
      </w:r>
      <w:r w:rsidRPr="00C1337C">
        <w:rPr>
          <w:color w:val="000000"/>
          <w:sz w:val="28"/>
          <w:szCs w:val="28"/>
          <w:highlight w:val="white"/>
          <w:lang w:val="en-US"/>
        </w:rPr>
        <w:t>setText</w:t>
      </w:r>
      <w:proofErr w:type="spellEnd"/>
      <w:r w:rsidRPr="00C1337C">
        <w:rPr>
          <w:b/>
          <w:color w:val="000000"/>
          <w:sz w:val="28"/>
          <w:szCs w:val="28"/>
          <w:highlight w:val="white"/>
          <w:lang w:val="en-US"/>
        </w:rPr>
        <w:t>(</w:t>
      </w:r>
      <w:r w:rsidRPr="00C1337C">
        <w:rPr>
          <w:color w:val="000000"/>
          <w:sz w:val="28"/>
          <w:szCs w:val="28"/>
          <w:highlight w:val="white"/>
          <w:lang w:val="en-US"/>
        </w:rPr>
        <w:t>""</w:t>
      </w:r>
      <w:r w:rsidRPr="00C1337C">
        <w:rPr>
          <w:b/>
          <w:color w:val="000000"/>
          <w:sz w:val="28"/>
          <w:szCs w:val="28"/>
          <w:highlight w:val="white"/>
          <w:lang w:val="en-US"/>
        </w:rPr>
        <w:t>)</w:t>
      </w:r>
    </w:p>
    <w:p w14:paraId="00000418"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_soundimage</w:t>
      </w:r>
      <w:r w:rsidRPr="00C1337C">
        <w:rPr>
          <w:b/>
          <w:color w:val="000000"/>
          <w:sz w:val="28"/>
          <w:szCs w:val="28"/>
          <w:highlight w:val="white"/>
          <w:lang w:val="en-US"/>
        </w:rPr>
        <w:t>.</w:t>
      </w:r>
      <w:r w:rsidRPr="00C1337C">
        <w:rPr>
          <w:color w:val="000000"/>
          <w:sz w:val="28"/>
          <w:szCs w:val="28"/>
          <w:highlight w:val="white"/>
          <w:lang w:val="en-US"/>
        </w:rPr>
        <w:t>setScaledContents</w:t>
      </w:r>
      <w:proofErr w:type="spellEnd"/>
      <w:r w:rsidRPr="00C1337C">
        <w:rPr>
          <w:b/>
          <w:color w:val="000000"/>
          <w:sz w:val="28"/>
          <w:szCs w:val="28"/>
          <w:highlight w:val="white"/>
          <w:lang w:val="en-US"/>
        </w:rPr>
        <w:t>(True)</w:t>
      </w:r>
    </w:p>
    <w:p w14:paraId="00000419"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_soundimage</w:t>
      </w:r>
      <w:r w:rsidRPr="00C1337C">
        <w:rPr>
          <w:b/>
          <w:color w:val="000000"/>
          <w:sz w:val="28"/>
          <w:szCs w:val="28"/>
          <w:highlight w:val="white"/>
          <w:lang w:val="en-US"/>
        </w:rPr>
        <w:t>.</w:t>
      </w:r>
      <w:r w:rsidRPr="00C1337C">
        <w:rPr>
          <w:color w:val="000000"/>
          <w:sz w:val="28"/>
          <w:szCs w:val="28"/>
          <w:highlight w:val="white"/>
          <w:lang w:val="en-US"/>
        </w:rPr>
        <w:t>setObjectName</w:t>
      </w:r>
      <w:proofErr w:type="spellEnd"/>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label_soundimage</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41A"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verticalLayout</w:t>
      </w:r>
      <w:r w:rsidRPr="00C1337C">
        <w:rPr>
          <w:b/>
          <w:color w:val="000000"/>
          <w:sz w:val="28"/>
          <w:szCs w:val="28"/>
          <w:highlight w:val="white"/>
          <w:lang w:val="en-US"/>
        </w:rPr>
        <w:t>.</w:t>
      </w:r>
      <w:r w:rsidRPr="00C1337C">
        <w:rPr>
          <w:color w:val="000000"/>
          <w:sz w:val="28"/>
          <w:szCs w:val="28"/>
          <w:highlight w:val="white"/>
          <w:lang w:val="en-US"/>
        </w:rPr>
        <w:t>addWidget</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label_soundimage</w:t>
      </w:r>
      <w:proofErr w:type="spellEnd"/>
      <w:r w:rsidRPr="00C1337C">
        <w:rPr>
          <w:b/>
          <w:color w:val="000000"/>
          <w:sz w:val="28"/>
          <w:szCs w:val="28"/>
          <w:highlight w:val="white"/>
          <w:lang w:val="en-US"/>
        </w:rPr>
        <w:t>)</w:t>
      </w:r>
    </w:p>
    <w:p w14:paraId="0000041B"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_image</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QLabel</w:t>
      </w:r>
      <w:proofErr w:type="spell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1C"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proofErr w:type="spellEnd"/>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r w:rsidRPr="00C1337C">
        <w:rPr>
          <w:b/>
          <w:color w:val="000000"/>
          <w:sz w:val="28"/>
          <w:szCs w:val="28"/>
          <w:highlight w:val="white"/>
          <w:lang w:val="en-US"/>
        </w:rPr>
        <w:t>.</w:t>
      </w:r>
      <w:r w:rsidRPr="00C1337C">
        <w:rPr>
          <w:color w:val="000000"/>
          <w:sz w:val="28"/>
          <w:szCs w:val="28"/>
          <w:highlight w:val="white"/>
          <w:lang w:val="en-US"/>
        </w:rPr>
        <w:t>Expanding</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r w:rsidRPr="00C1337C">
        <w:rPr>
          <w:b/>
          <w:color w:val="000000"/>
          <w:sz w:val="28"/>
          <w:szCs w:val="28"/>
          <w:highlight w:val="white"/>
          <w:lang w:val="en-US"/>
        </w:rPr>
        <w:t>.</w:t>
      </w:r>
      <w:r w:rsidRPr="00C1337C">
        <w:rPr>
          <w:color w:val="000000"/>
          <w:sz w:val="28"/>
          <w:szCs w:val="28"/>
          <w:highlight w:val="white"/>
          <w:lang w:val="en-US"/>
        </w:rPr>
        <w:t>Expanding</w:t>
      </w:r>
      <w:proofErr w:type="spellEnd"/>
      <w:r w:rsidRPr="00C1337C">
        <w:rPr>
          <w:b/>
          <w:color w:val="000000"/>
          <w:sz w:val="28"/>
          <w:szCs w:val="28"/>
          <w:highlight w:val="white"/>
          <w:lang w:val="en-US"/>
        </w:rPr>
        <w:t>)</w:t>
      </w:r>
    </w:p>
    <w:p w14:paraId="0000041D"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setHorizontalStretch</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41E"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setVerticalStretch</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41F"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sizePolicy</w:t>
      </w:r>
      <w:r w:rsidRPr="00C1337C">
        <w:rPr>
          <w:b/>
          <w:color w:val="000000"/>
          <w:sz w:val="28"/>
          <w:szCs w:val="28"/>
          <w:highlight w:val="white"/>
          <w:lang w:val="en-US"/>
        </w:rPr>
        <w:t>.</w:t>
      </w:r>
      <w:r w:rsidRPr="00C1337C">
        <w:rPr>
          <w:color w:val="000000"/>
          <w:sz w:val="28"/>
          <w:szCs w:val="28"/>
          <w:highlight w:val="white"/>
          <w:lang w:val="en-US"/>
        </w:rPr>
        <w:t>setHeightForWidth</w:t>
      </w:r>
      <w:r w:rsidRPr="00C1337C">
        <w:rPr>
          <w:b/>
          <w:color w:val="000000"/>
          <w:sz w:val="28"/>
          <w:szCs w:val="28"/>
          <w:highlight w:val="white"/>
          <w:lang w:val="en-US"/>
        </w:rPr>
        <w:t>(</w:t>
      </w:r>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_image</w:t>
      </w:r>
      <w:r w:rsidRPr="00C1337C">
        <w:rPr>
          <w:b/>
          <w:color w:val="000000"/>
          <w:sz w:val="28"/>
          <w:szCs w:val="28"/>
          <w:highlight w:val="white"/>
          <w:lang w:val="en-US"/>
        </w:rPr>
        <w:t>.</w:t>
      </w:r>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hasHeightForWidth</w:t>
      </w:r>
      <w:r w:rsidRPr="00C1337C">
        <w:rPr>
          <w:b/>
          <w:color w:val="000000"/>
          <w:sz w:val="28"/>
          <w:szCs w:val="28"/>
          <w:highlight w:val="white"/>
          <w:lang w:val="en-US"/>
        </w:rPr>
        <w:t>())</w:t>
      </w:r>
    </w:p>
    <w:p w14:paraId="00000420"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_image</w:t>
      </w:r>
      <w:r w:rsidRPr="00C1337C">
        <w:rPr>
          <w:b/>
          <w:color w:val="000000"/>
          <w:sz w:val="28"/>
          <w:szCs w:val="28"/>
          <w:highlight w:val="white"/>
          <w:lang w:val="en-US"/>
        </w:rPr>
        <w:t>.</w:t>
      </w:r>
      <w:r w:rsidRPr="00C1337C">
        <w:rPr>
          <w:color w:val="000000"/>
          <w:sz w:val="28"/>
          <w:szCs w:val="28"/>
          <w:highlight w:val="white"/>
          <w:lang w:val="en-US"/>
        </w:rPr>
        <w:t>setSizePolicy</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sizePolicy</w:t>
      </w:r>
      <w:proofErr w:type="spellEnd"/>
      <w:r w:rsidRPr="00C1337C">
        <w:rPr>
          <w:b/>
          <w:color w:val="000000"/>
          <w:sz w:val="28"/>
          <w:szCs w:val="28"/>
          <w:highlight w:val="white"/>
          <w:lang w:val="en-US"/>
        </w:rPr>
        <w:t>)</w:t>
      </w:r>
    </w:p>
    <w:p w14:paraId="00000421"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_image</w:t>
      </w:r>
      <w:r w:rsidRPr="00C1337C">
        <w:rPr>
          <w:b/>
          <w:color w:val="000000"/>
          <w:sz w:val="28"/>
          <w:szCs w:val="28"/>
          <w:highlight w:val="white"/>
          <w:lang w:val="en-US"/>
        </w:rPr>
        <w:t>.</w:t>
      </w:r>
      <w:r w:rsidRPr="00C1337C">
        <w:rPr>
          <w:color w:val="000000"/>
          <w:sz w:val="28"/>
          <w:szCs w:val="28"/>
          <w:highlight w:val="white"/>
          <w:lang w:val="en-US"/>
        </w:rPr>
        <w:t>setText</w:t>
      </w:r>
      <w:proofErr w:type="spellEnd"/>
      <w:r w:rsidRPr="00C1337C">
        <w:rPr>
          <w:b/>
          <w:color w:val="000000"/>
          <w:sz w:val="28"/>
          <w:szCs w:val="28"/>
          <w:highlight w:val="white"/>
          <w:lang w:val="en-US"/>
        </w:rPr>
        <w:t>(</w:t>
      </w:r>
      <w:r w:rsidRPr="00C1337C">
        <w:rPr>
          <w:color w:val="000000"/>
          <w:sz w:val="28"/>
          <w:szCs w:val="28"/>
          <w:highlight w:val="white"/>
          <w:lang w:val="en-US"/>
        </w:rPr>
        <w:t>""</w:t>
      </w:r>
      <w:r w:rsidRPr="00C1337C">
        <w:rPr>
          <w:b/>
          <w:color w:val="000000"/>
          <w:sz w:val="28"/>
          <w:szCs w:val="28"/>
          <w:highlight w:val="white"/>
          <w:lang w:val="en-US"/>
        </w:rPr>
        <w:t>)</w:t>
      </w:r>
    </w:p>
    <w:p w14:paraId="00000422"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_image</w:t>
      </w:r>
      <w:r w:rsidRPr="00C1337C">
        <w:rPr>
          <w:b/>
          <w:color w:val="000000"/>
          <w:sz w:val="28"/>
          <w:szCs w:val="28"/>
          <w:highlight w:val="white"/>
          <w:lang w:val="en-US"/>
        </w:rPr>
        <w:t>.</w:t>
      </w:r>
      <w:r w:rsidRPr="00C1337C">
        <w:rPr>
          <w:color w:val="000000"/>
          <w:sz w:val="28"/>
          <w:szCs w:val="28"/>
          <w:highlight w:val="white"/>
          <w:lang w:val="en-US"/>
        </w:rPr>
        <w:t>setScaledContents</w:t>
      </w:r>
      <w:proofErr w:type="spellEnd"/>
      <w:r w:rsidRPr="00C1337C">
        <w:rPr>
          <w:b/>
          <w:color w:val="000000"/>
          <w:sz w:val="28"/>
          <w:szCs w:val="28"/>
          <w:highlight w:val="white"/>
          <w:lang w:val="en-US"/>
        </w:rPr>
        <w:t>(True)</w:t>
      </w:r>
    </w:p>
    <w:p w14:paraId="00000423"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_image</w:t>
      </w:r>
      <w:r w:rsidRPr="00C1337C">
        <w:rPr>
          <w:b/>
          <w:color w:val="000000"/>
          <w:sz w:val="28"/>
          <w:szCs w:val="28"/>
          <w:highlight w:val="white"/>
          <w:lang w:val="en-US"/>
        </w:rPr>
        <w:t>.</w:t>
      </w:r>
      <w:r w:rsidRPr="00C1337C">
        <w:rPr>
          <w:color w:val="000000"/>
          <w:sz w:val="28"/>
          <w:szCs w:val="28"/>
          <w:highlight w:val="white"/>
          <w:lang w:val="en-US"/>
        </w:rPr>
        <w:t>setObjectName</w:t>
      </w:r>
      <w:proofErr w:type="spellEnd"/>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label_image</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424"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verticalLayout</w:t>
      </w:r>
      <w:r w:rsidRPr="00C1337C">
        <w:rPr>
          <w:b/>
          <w:color w:val="000000"/>
          <w:sz w:val="28"/>
          <w:szCs w:val="28"/>
          <w:highlight w:val="white"/>
          <w:lang w:val="en-US"/>
        </w:rPr>
        <w:t>.</w:t>
      </w:r>
      <w:r w:rsidRPr="00C1337C">
        <w:rPr>
          <w:color w:val="000000"/>
          <w:sz w:val="28"/>
          <w:szCs w:val="28"/>
          <w:highlight w:val="white"/>
          <w:lang w:val="en-US"/>
        </w:rPr>
        <w:t>addWidget</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label_image</w:t>
      </w:r>
      <w:proofErr w:type="spellEnd"/>
      <w:r w:rsidRPr="00C1337C">
        <w:rPr>
          <w:b/>
          <w:color w:val="000000"/>
          <w:sz w:val="28"/>
          <w:szCs w:val="28"/>
          <w:highlight w:val="white"/>
          <w:lang w:val="en-US"/>
        </w:rPr>
        <w:t>)</w:t>
      </w:r>
    </w:p>
    <w:p w14:paraId="00000425"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_result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QLabel</w:t>
      </w:r>
      <w:proofErr w:type="spell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2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proofErr w:type="spellEnd"/>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r w:rsidRPr="00C1337C">
        <w:rPr>
          <w:b/>
          <w:color w:val="000000"/>
          <w:sz w:val="28"/>
          <w:szCs w:val="28"/>
          <w:highlight w:val="white"/>
          <w:lang w:val="en-US"/>
        </w:rPr>
        <w:t>.</w:t>
      </w:r>
      <w:r w:rsidRPr="00C1337C">
        <w:rPr>
          <w:color w:val="000000"/>
          <w:sz w:val="28"/>
          <w:szCs w:val="28"/>
          <w:highlight w:val="white"/>
          <w:lang w:val="en-US"/>
        </w:rPr>
        <w:t>Expanding</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QSizePolicy</w:t>
      </w:r>
      <w:r w:rsidRPr="00C1337C">
        <w:rPr>
          <w:b/>
          <w:color w:val="000000"/>
          <w:sz w:val="28"/>
          <w:szCs w:val="28"/>
          <w:highlight w:val="white"/>
          <w:lang w:val="en-US"/>
        </w:rPr>
        <w:t>.</w:t>
      </w:r>
      <w:r w:rsidRPr="00C1337C">
        <w:rPr>
          <w:color w:val="000000"/>
          <w:sz w:val="28"/>
          <w:szCs w:val="28"/>
          <w:highlight w:val="white"/>
          <w:lang w:val="en-US"/>
        </w:rPr>
        <w:t>Expanding</w:t>
      </w:r>
      <w:proofErr w:type="spellEnd"/>
      <w:r w:rsidRPr="00C1337C">
        <w:rPr>
          <w:b/>
          <w:color w:val="000000"/>
          <w:sz w:val="28"/>
          <w:szCs w:val="28"/>
          <w:highlight w:val="white"/>
          <w:lang w:val="en-US"/>
        </w:rPr>
        <w:t>)</w:t>
      </w:r>
    </w:p>
    <w:p w14:paraId="00000427"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setHorizontalStretch</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428"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setVerticalStretch</w:t>
      </w:r>
      <w:proofErr w:type="spellEnd"/>
      <w:r w:rsidRPr="00C1337C">
        <w:rPr>
          <w:b/>
          <w:color w:val="000000"/>
          <w:sz w:val="28"/>
          <w:szCs w:val="28"/>
          <w:highlight w:val="white"/>
          <w:lang w:val="en-US"/>
        </w:rPr>
        <w:t>(</w:t>
      </w:r>
      <w:r w:rsidRPr="00C1337C">
        <w:rPr>
          <w:color w:val="000000"/>
          <w:sz w:val="28"/>
          <w:szCs w:val="28"/>
          <w:highlight w:val="white"/>
          <w:lang w:val="en-US"/>
        </w:rPr>
        <w:t>0</w:t>
      </w:r>
      <w:r w:rsidRPr="00C1337C">
        <w:rPr>
          <w:b/>
          <w:color w:val="000000"/>
          <w:sz w:val="28"/>
          <w:szCs w:val="28"/>
          <w:highlight w:val="white"/>
          <w:lang w:val="en-US"/>
        </w:rPr>
        <w:t>)</w:t>
      </w:r>
    </w:p>
    <w:p w14:paraId="00000429"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sizePolicy</w:t>
      </w:r>
      <w:r w:rsidRPr="00C1337C">
        <w:rPr>
          <w:b/>
          <w:color w:val="000000"/>
          <w:sz w:val="28"/>
          <w:szCs w:val="28"/>
          <w:highlight w:val="white"/>
          <w:lang w:val="en-US"/>
        </w:rPr>
        <w:t>.</w:t>
      </w:r>
      <w:r w:rsidRPr="00C1337C">
        <w:rPr>
          <w:color w:val="000000"/>
          <w:sz w:val="28"/>
          <w:szCs w:val="28"/>
          <w:highlight w:val="white"/>
          <w:lang w:val="en-US"/>
        </w:rPr>
        <w:t>setHeightForWidth</w:t>
      </w:r>
      <w:r w:rsidRPr="00C1337C">
        <w:rPr>
          <w:b/>
          <w:color w:val="000000"/>
          <w:sz w:val="28"/>
          <w:szCs w:val="28"/>
          <w:highlight w:val="white"/>
          <w:lang w:val="en-US"/>
        </w:rPr>
        <w:t>(</w:t>
      </w:r>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_result</w:t>
      </w:r>
      <w:r w:rsidRPr="00C1337C">
        <w:rPr>
          <w:b/>
          <w:color w:val="000000"/>
          <w:sz w:val="28"/>
          <w:szCs w:val="28"/>
          <w:highlight w:val="white"/>
          <w:lang w:val="en-US"/>
        </w:rPr>
        <w:t>.</w:t>
      </w:r>
      <w:r w:rsidRPr="00C1337C">
        <w:rPr>
          <w:color w:val="000000"/>
          <w:sz w:val="28"/>
          <w:szCs w:val="28"/>
          <w:highlight w:val="white"/>
          <w:lang w:val="en-US"/>
        </w:rPr>
        <w:t>sizePolicy</w:t>
      </w:r>
      <w:r w:rsidRPr="00C1337C">
        <w:rPr>
          <w:b/>
          <w:color w:val="000000"/>
          <w:sz w:val="28"/>
          <w:szCs w:val="28"/>
          <w:highlight w:val="white"/>
          <w:lang w:val="en-US"/>
        </w:rPr>
        <w:t>().</w:t>
      </w:r>
      <w:r w:rsidRPr="00C1337C">
        <w:rPr>
          <w:color w:val="000000"/>
          <w:sz w:val="28"/>
          <w:szCs w:val="28"/>
          <w:highlight w:val="white"/>
          <w:lang w:val="en-US"/>
        </w:rPr>
        <w:t>hasHeightForWidth</w:t>
      </w:r>
      <w:r w:rsidRPr="00C1337C">
        <w:rPr>
          <w:b/>
          <w:color w:val="000000"/>
          <w:sz w:val="28"/>
          <w:szCs w:val="28"/>
          <w:highlight w:val="white"/>
          <w:lang w:val="en-US"/>
        </w:rPr>
        <w:t>())</w:t>
      </w:r>
    </w:p>
    <w:p w14:paraId="0000042A"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_result</w:t>
      </w:r>
      <w:r w:rsidRPr="00C1337C">
        <w:rPr>
          <w:b/>
          <w:color w:val="000000"/>
          <w:sz w:val="28"/>
          <w:szCs w:val="28"/>
          <w:highlight w:val="white"/>
          <w:lang w:val="en-US"/>
        </w:rPr>
        <w:t>.</w:t>
      </w:r>
      <w:r w:rsidRPr="00C1337C">
        <w:rPr>
          <w:color w:val="000000"/>
          <w:sz w:val="28"/>
          <w:szCs w:val="28"/>
          <w:highlight w:val="white"/>
          <w:lang w:val="en-US"/>
        </w:rPr>
        <w:t>setSizePolicy</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sizePolicy</w:t>
      </w:r>
      <w:proofErr w:type="spellEnd"/>
      <w:r w:rsidRPr="00C1337C">
        <w:rPr>
          <w:b/>
          <w:color w:val="000000"/>
          <w:sz w:val="28"/>
          <w:szCs w:val="28"/>
          <w:highlight w:val="white"/>
          <w:lang w:val="en-US"/>
        </w:rPr>
        <w:t>)</w:t>
      </w:r>
    </w:p>
    <w:p w14:paraId="0000042B"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_result</w:t>
      </w:r>
      <w:r w:rsidRPr="00C1337C">
        <w:rPr>
          <w:b/>
          <w:color w:val="000000"/>
          <w:sz w:val="28"/>
          <w:szCs w:val="28"/>
          <w:highlight w:val="white"/>
          <w:lang w:val="en-US"/>
        </w:rPr>
        <w:t>.</w:t>
      </w:r>
      <w:r w:rsidRPr="00C1337C">
        <w:rPr>
          <w:color w:val="000000"/>
          <w:sz w:val="28"/>
          <w:szCs w:val="28"/>
          <w:highlight w:val="white"/>
          <w:lang w:val="en-US"/>
        </w:rPr>
        <w:t>setText</w:t>
      </w:r>
      <w:proofErr w:type="spellEnd"/>
      <w:r w:rsidRPr="00C1337C">
        <w:rPr>
          <w:b/>
          <w:color w:val="000000"/>
          <w:sz w:val="28"/>
          <w:szCs w:val="28"/>
          <w:highlight w:val="white"/>
          <w:lang w:val="en-US"/>
        </w:rPr>
        <w:t>(</w:t>
      </w:r>
      <w:r w:rsidRPr="00C1337C">
        <w:rPr>
          <w:color w:val="000000"/>
          <w:sz w:val="28"/>
          <w:szCs w:val="28"/>
          <w:highlight w:val="white"/>
          <w:lang w:val="en-US"/>
        </w:rPr>
        <w:t>""</w:t>
      </w:r>
      <w:r w:rsidRPr="00C1337C">
        <w:rPr>
          <w:b/>
          <w:color w:val="000000"/>
          <w:sz w:val="28"/>
          <w:szCs w:val="28"/>
          <w:highlight w:val="white"/>
          <w:lang w:val="en-US"/>
        </w:rPr>
        <w:t>)</w:t>
      </w:r>
    </w:p>
    <w:p w14:paraId="0000042C"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_result</w:t>
      </w:r>
      <w:r w:rsidRPr="00C1337C">
        <w:rPr>
          <w:b/>
          <w:color w:val="000000"/>
          <w:sz w:val="28"/>
          <w:szCs w:val="28"/>
          <w:highlight w:val="white"/>
          <w:lang w:val="en-US"/>
        </w:rPr>
        <w:t>.</w:t>
      </w:r>
      <w:r w:rsidRPr="00C1337C">
        <w:rPr>
          <w:color w:val="000000"/>
          <w:sz w:val="28"/>
          <w:szCs w:val="28"/>
          <w:highlight w:val="white"/>
          <w:lang w:val="en-US"/>
        </w:rPr>
        <w:t>setScaledContents</w:t>
      </w:r>
      <w:proofErr w:type="spellEnd"/>
      <w:r w:rsidRPr="00C1337C">
        <w:rPr>
          <w:b/>
          <w:color w:val="000000"/>
          <w:sz w:val="28"/>
          <w:szCs w:val="28"/>
          <w:highlight w:val="white"/>
          <w:lang w:val="en-US"/>
        </w:rPr>
        <w:t>(True)</w:t>
      </w:r>
    </w:p>
    <w:p w14:paraId="0000042D"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_result</w:t>
      </w:r>
      <w:r w:rsidRPr="00C1337C">
        <w:rPr>
          <w:b/>
          <w:color w:val="000000"/>
          <w:sz w:val="28"/>
          <w:szCs w:val="28"/>
          <w:highlight w:val="white"/>
          <w:lang w:val="en-US"/>
        </w:rPr>
        <w:t>.</w:t>
      </w:r>
      <w:r w:rsidRPr="00C1337C">
        <w:rPr>
          <w:color w:val="000000"/>
          <w:sz w:val="28"/>
          <w:szCs w:val="28"/>
          <w:highlight w:val="white"/>
          <w:lang w:val="en-US"/>
        </w:rPr>
        <w:t>setObjectName</w:t>
      </w:r>
      <w:proofErr w:type="spellEnd"/>
      <w:r w:rsidRPr="00C1337C">
        <w:rPr>
          <w:b/>
          <w:color w:val="000000"/>
          <w:sz w:val="28"/>
          <w:szCs w:val="28"/>
          <w:highlight w:val="white"/>
          <w:lang w:val="en-US"/>
        </w:rPr>
        <w:t>(</w:t>
      </w:r>
      <w:r w:rsidRPr="00C1337C">
        <w:rPr>
          <w:color w:val="000000"/>
          <w:sz w:val="28"/>
          <w:szCs w:val="28"/>
          <w:highlight w:val="white"/>
          <w:lang w:val="en-US"/>
        </w:rPr>
        <w:t>"</w:t>
      </w:r>
      <w:proofErr w:type="spellStart"/>
      <w:r w:rsidRPr="00C1337C">
        <w:rPr>
          <w:color w:val="000000"/>
          <w:sz w:val="28"/>
          <w:szCs w:val="28"/>
          <w:highlight w:val="white"/>
          <w:lang w:val="en-US"/>
        </w:rPr>
        <w:t>label_result</w:t>
      </w:r>
      <w:proofErr w:type="spellEnd"/>
      <w:r w:rsidRPr="00C1337C">
        <w:rPr>
          <w:color w:val="000000"/>
          <w:sz w:val="28"/>
          <w:szCs w:val="28"/>
          <w:highlight w:val="white"/>
          <w:lang w:val="en-US"/>
        </w:rPr>
        <w:t>"</w:t>
      </w:r>
      <w:r w:rsidRPr="00C1337C">
        <w:rPr>
          <w:b/>
          <w:color w:val="000000"/>
          <w:sz w:val="28"/>
          <w:szCs w:val="28"/>
          <w:highlight w:val="white"/>
          <w:lang w:val="en-US"/>
        </w:rPr>
        <w:t>)</w:t>
      </w:r>
    </w:p>
    <w:p w14:paraId="0000042E"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verticalLayout</w:t>
      </w:r>
      <w:r w:rsidRPr="00C1337C">
        <w:rPr>
          <w:b/>
          <w:color w:val="000000"/>
          <w:sz w:val="28"/>
          <w:szCs w:val="28"/>
          <w:highlight w:val="white"/>
          <w:lang w:val="en-US"/>
        </w:rPr>
        <w:t>.</w:t>
      </w:r>
      <w:r w:rsidRPr="00C1337C">
        <w:rPr>
          <w:color w:val="000000"/>
          <w:sz w:val="28"/>
          <w:szCs w:val="28"/>
          <w:highlight w:val="white"/>
          <w:lang w:val="en-US"/>
        </w:rPr>
        <w:t>addWidget</w:t>
      </w:r>
      <w:proofErr w:type="spellEnd"/>
      <w:proofErr w:type="gramEnd"/>
      <w:r w:rsidRPr="00C1337C">
        <w:rPr>
          <w:b/>
          <w:color w:val="000000"/>
          <w:sz w:val="28"/>
          <w:szCs w:val="28"/>
          <w:highlight w:val="white"/>
          <w:lang w:val="en-US"/>
        </w:rPr>
        <w:t>(</w:t>
      </w:r>
      <w:proofErr w:type="spell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label_result</w:t>
      </w:r>
      <w:proofErr w:type="spellEnd"/>
      <w:r w:rsidRPr="00C1337C">
        <w:rPr>
          <w:b/>
          <w:color w:val="000000"/>
          <w:sz w:val="28"/>
          <w:szCs w:val="28"/>
          <w:highlight w:val="white"/>
          <w:lang w:val="en-US"/>
        </w:rPr>
        <w:t>)</w:t>
      </w:r>
    </w:p>
    <w:p w14:paraId="0000042F"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file</w:t>
      </w:r>
      <w:proofErr w:type="gramEnd"/>
      <w:r w:rsidRPr="00C1337C">
        <w:rPr>
          <w:color w:val="000000"/>
          <w:sz w:val="28"/>
          <w:szCs w:val="28"/>
          <w:highlight w:val="white"/>
          <w:lang w:val="en-US"/>
        </w:rPr>
        <w:t>_choose</w:t>
      </w:r>
      <w:r w:rsidRPr="00C1337C">
        <w:rPr>
          <w:b/>
          <w:color w:val="000000"/>
          <w:sz w:val="28"/>
          <w:szCs w:val="28"/>
          <w:highlight w:val="white"/>
          <w:lang w:val="en-US"/>
        </w:rPr>
        <w:t>.</w:t>
      </w:r>
      <w:r w:rsidRPr="00C1337C">
        <w:rPr>
          <w:color w:val="000000"/>
          <w:sz w:val="28"/>
          <w:szCs w:val="28"/>
          <w:highlight w:val="white"/>
          <w:lang w:val="en-US"/>
        </w:rPr>
        <w:t>clicked</w:t>
      </w:r>
      <w:r w:rsidRPr="00C1337C">
        <w:rPr>
          <w:b/>
          <w:color w:val="000000"/>
          <w:sz w:val="28"/>
          <w:szCs w:val="28"/>
          <w:highlight w:val="white"/>
          <w:lang w:val="en-US"/>
        </w:rPr>
        <w:t>.</w:t>
      </w:r>
      <w:r w:rsidRPr="00C1337C">
        <w:rPr>
          <w:color w:val="000000"/>
          <w:sz w:val="28"/>
          <w:szCs w:val="28"/>
          <w:highlight w:val="white"/>
          <w:lang w:val="en-US"/>
        </w:rPr>
        <w:t>connect</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get_image_file</w:t>
      </w:r>
      <w:proofErr w:type="spellEnd"/>
      <w:r w:rsidRPr="00C1337C">
        <w:rPr>
          <w:b/>
          <w:color w:val="000000"/>
          <w:sz w:val="28"/>
          <w:szCs w:val="28"/>
          <w:highlight w:val="white"/>
          <w:lang w:val="en-US"/>
        </w:rPr>
        <w:t>)</w:t>
      </w:r>
    </w:p>
    <w:p w14:paraId="00000430"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retranslateUi</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31"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QtCore</w:t>
      </w:r>
      <w:r w:rsidRPr="00C1337C">
        <w:rPr>
          <w:b/>
          <w:color w:val="000000"/>
          <w:sz w:val="28"/>
          <w:szCs w:val="28"/>
          <w:highlight w:val="white"/>
          <w:lang w:val="en-US"/>
        </w:rPr>
        <w:t>.</w:t>
      </w:r>
      <w:r w:rsidRPr="00C1337C">
        <w:rPr>
          <w:color w:val="000000"/>
          <w:sz w:val="28"/>
          <w:szCs w:val="28"/>
          <w:highlight w:val="white"/>
          <w:lang w:val="en-US"/>
        </w:rPr>
        <w:t>QMetaObject</w:t>
      </w:r>
      <w:r w:rsidRPr="00C1337C">
        <w:rPr>
          <w:b/>
          <w:color w:val="000000"/>
          <w:sz w:val="28"/>
          <w:szCs w:val="28"/>
          <w:highlight w:val="white"/>
          <w:lang w:val="en-US"/>
        </w:rPr>
        <w:t>.</w:t>
      </w:r>
      <w:r w:rsidRPr="00C1337C">
        <w:rPr>
          <w:color w:val="000000"/>
          <w:sz w:val="28"/>
          <w:szCs w:val="28"/>
          <w:highlight w:val="white"/>
          <w:lang w:val="en-US"/>
        </w:rPr>
        <w:t>connectSlotsByName</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32" w14:textId="77777777" w:rsidR="00C5037E" w:rsidRPr="00C1337C" w:rsidRDefault="00C5037E"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p>
    <w:p w14:paraId="00000433"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    </w:t>
      </w:r>
      <w:r w:rsidRPr="00C1337C">
        <w:rPr>
          <w:b/>
          <w:color w:val="000000"/>
          <w:sz w:val="28"/>
          <w:szCs w:val="28"/>
          <w:highlight w:val="white"/>
          <w:lang w:val="en-US"/>
        </w:rPr>
        <w:t>def</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retranslateUi</w:t>
      </w:r>
      <w:proofErr w:type="spellEnd"/>
      <w:r w:rsidRPr="00C1337C">
        <w:rPr>
          <w:b/>
          <w:color w:val="000000"/>
          <w:sz w:val="28"/>
          <w:szCs w:val="28"/>
          <w:highlight w:val="white"/>
          <w:lang w:val="en-US"/>
        </w:rPr>
        <w:t>(</w:t>
      </w:r>
      <w:proofErr w:type="gramEnd"/>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 xml:space="preserve"> Dialog</w:t>
      </w:r>
      <w:r w:rsidRPr="00C1337C">
        <w:rPr>
          <w:b/>
          <w:color w:val="000000"/>
          <w:sz w:val="28"/>
          <w:szCs w:val="28"/>
          <w:highlight w:val="white"/>
          <w:lang w:val="en-US"/>
        </w:rPr>
        <w:t>):</w:t>
      </w:r>
    </w:p>
    <w:p w14:paraId="00000434"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_translate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QtCore</w:t>
      </w:r>
      <w:r w:rsidRPr="00C1337C">
        <w:rPr>
          <w:b/>
          <w:color w:val="000000"/>
          <w:sz w:val="28"/>
          <w:szCs w:val="28"/>
          <w:highlight w:val="white"/>
          <w:lang w:val="en-US"/>
        </w:rPr>
        <w:t>.</w:t>
      </w:r>
      <w:r w:rsidRPr="00C1337C">
        <w:rPr>
          <w:color w:val="000000"/>
          <w:sz w:val="28"/>
          <w:szCs w:val="28"/>
          <w:highlight w:val="white"/>
          <w:lang w:val="en-US"/>
        </w:rPr>
        <w:t>QCoreApplication</w:t>
      </w:r>
      <w:r w:rsidRPr="00C1337C">
        <w:rPr>
          <w:b/>
          <w:color w:val="000000"/>
          <w:sz w:val="28"/>
          <w:szCs w:val="28"/>
          <w:highlight w:val="white"/>
          <w:lang w:val="en-US"/>
        </w:rPr>
        <w:t>.</w:t>
      </w:r>
      <w:r w:rsidRPr="00C1337C">
        <w:rPr>
          <w:color w:val="000000"/>
          <w:sz w:val="28"/>
          <w:szCs w:val="28"/>
          <w:highlight w:val="white"/>
          <w:lang w:val="en-US"/>
        </w:rPr>
        <w:t>translate</w:t>
      </w:r>
      <w:proofErr w:type="spellEnd"/>
      <w:proofErr w:type="gramEnd"/>
    </w:p>
    <w:p w14:paraId="00000435"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Dialog</w:t>
      </w:r>
      <w:r w:rsidRPr="00C1337C">
        <w:rPr>
          <w:b/>
          <w:color w:val="000000"/>
          <w:sz w:val="28"/>
          <w:szCs w:val="28"/>
          <w:highlight w:val="white"/>
          <w:lang w:val="en-US"/>
        </w:rPr>
        <w:t>.</w:t>
      </w:r>
      <w:r w:rsidRPr="00C1337C">
        <w:rPr>
          <w:color w:val="000000"/>
          <w:sz w:val="28"/>
          <w:szCs w:val="28"/>
          <w:highlight w:val="white"/>
          <w:lang w:val="en-US"/>
        </w:rPr>
        <w:t>setWindowTitle</w:t>
      </w:r>
      <w:proofErr w:type="spellEnd"/>
      <w:r w:rsidRPr="00C1337C">
        <w:rPr>
          <w:b/>
          <w:color w:val="000000"/>
          <w:sz w:val="28"/>
          <w:szCs w:val="28"/>
          <w:highlight w:val="white"/>
          <w:lang w:val="en-US"/>
        </w:rPr>
        <w:t>(</w:t>
      </w:r>
      <w:r w:rsidRPr="00C1337C">
        <w:rPr>
          <w:color w:val="000000"/>
          <w:sz w:val="28"/>
          <w:szCs w:val="28"/>
          <w:highlight w:val="white"/>
          <w:lang w:val="en-US"/>
        </w:rPr>
        <w:t>_</w:t>
      </w:r>
      <w:proofErr w:type="gramStart"/>
      <w:r w:rsidRPr="00C1337C">
        <w:rPr>
          <w:color w:val="000000"/>
          <w:sz w:val="28"/>
          <w:szCs w:val="28"/>
          <w:highlight w:val="white"/>
          <w:lang w:val="en-US"/>
        </w:rPr>
        <w:t>translate</w:t>
      </w:r>
      <w:r w:rsidRPr="00C1337C">
        <w:rPr>
          <w:b/>
          <w:color w:val="000000"/>
          <w:sz w:val="28"/>
          <w:szCs w:val="28"/>
          <w:highlight w:val="white"/>
          <w:lang w:val="en-US"/>
        </w:rPr>
        <w:t>(</w:t>
      </w:r>
      <w:proofErr w:type="gramEnd"/>
      <w:r w:rsidRPr="00C1337C">
        <w:rPr>
          <w:color w:val="000000"/>
          <w:sz w:val="28"/>
          <w:szCs w:val="28"/>
          <w:highlight w:val="white"/>
          <w:lang w:val="en-US"/>
        </w:rPr>
        <w:t>"Dialog"</w:t>
      </w:r>
      <w:r w:rsidRPr="00C1337C">
        <w:rPr>
          <w:b/>
          <w:color w:val="000000"/>
          <w:sz w:val="28"/>
          <w:szCs w:val="28"/>
          <w:highlight w:val="white"/>
          <w:lang w:val="en-US"/>
        </w:rPr>
        <w:t>,</w:t>
      </w:r>
      <w:r w:rsidRPr="00C1337C">
        <w:rPr>
          <w:color w:val="000000"/>
          <w:sz w:val="28"/>
          <w:szCs w:val="28"/>
          <w:highlight w:val="white"/>
          <w:lang w:val="en-US"/>
        </w:rPr>
        <w:t xml:space="preserve"> "Dialog"</w:t>
      </w:r>
      <w:r w:rsidRPr="00C1337C">
        <w:rPr>
          <w:b/>
          <w:color w:val="000000"/>
          <w:sz w:val="28"/>
          <w:szCs w:val="28"/>
          <w:highlight w:val="white"/>
          <w:lang w:val="en-US"/>
        </w:rPr>
        <w:t>))</w:t>
      </w:r>
    </w:p>
    <w:p w14:paraId="00000436" w14:textId="77777777" w:rsidR="00C5037E" w:rsidRPr="00C1337C" w:rsidRDefault="00E71261" w:rsidP="0011058E">
      <w:pPr>
        <w:widowControl/>
        <w:pBdr>
          <w:top w:val="single" w:sz="4" w:space="1" w:color="000000"/>
          <w:left w:val="single" w:sz="4" w:space="1" w:color="000000"/>
          <w:bottom w:val="single" w:sz="4" w:space="1" w:color="000000"/>
          <w:right w:val="single" w:sz="4" w:space="1"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file</w:t>
      </w:r>
      <w:proofErr w:type="gramEnd"/>
      <w:r w:rsidRPr="00C1337C">
        <w:rPr>
          <w:color w:val="000000"/>
          <w:sz w:val="28"/>
          <w:szCs w:val="28"/>
          <w:highlight w:val="white"/>
          <w:lang w:val="en-US"/>
        </w:rPr>
        <w:t>_choose</w:t>
      </w:r>
      <w:r w:rsidRPr="00C1337C">
        <w:rPr>
          <w:b/>
          <w:color w:val="000000"/>
          <w:sz w:val="28"/>
          <w:szCs w:val="28"/>
          <w:highlight w:val="white"/>
          <w:lang w:val="en-US"/>
        </w:rPr>
        <w:t>.</w:t>
      </w:r>
      <w:r w:rsidRPr="00C1337C">
        <w:rPr>
          <w:color w:val="000000"/>
          <w:sz w:val="28"/>
          <w:szCs w:val="28"/>
          <w:highlight w:val="white"/>
          <w:lang w:val="en-US"/>
        </w:rPr>
        <w:t>setText</w:t>
      </w:r>
      <w:proofErr w:type="spellEnd"/>
      <w:r w:rsidRPr="00C1337C">
        <w:rPr>
          <w:b/>
          <w:color w:val="000000"/>
          <w:sz w:val="28"/>
          <w:szCs w:val="28"/>
          <w:highlight w:val="white"/>
          <w:lang w:val="en-US"/>
        </w:rPr>
        <w:t>(</w:t>
      </w:r>
      <w:r w:rsidRPr="00C1337C">
        <w:rPr>
          <w:color w:val="000000"/>
          <w:sz w:val="28"/>
          <w:szCs w:val="28"/>
          <w:highlight w:val="white"/>
          <w:lang w:val="en-US"/>
        </w:rPr>
        <w:t>_translate</w:t>
      </w:r>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r w:rsidRPr="00C1337C">
        <w:rPr>
          <w:color w:val="000000"/>
          <w:sz w:val="28"/>
          <w:szCs w:val="28"/>
          <w:highlight w:val="white"/>
          <w:lang w:val="en-US"/>
        </w:rPr>
        <w:t xml:space="preserve"> "</w:t>
      </w:r>
      <w:r>
        <w:rPr>
          <w:color w:val="000000"/>
          <w:sz w:val="28"/>
          <w:szCs w:val="28"/>
          <w:highlight w:val="white"/>
        </w:rPr>
        <w:t>Выбор</w:t>
      </w:r>
      <w:r w:rsidRPr="00C1337C">
        <w:rPr>
          <w:color w:val="000000"/>
          <w:sz w:val="28"/>
          <w:szCs w:val="28"/>
          <w:highlight w:val="white"/>
          <w:lang w:val="en-US"/>
        </w:rPr>
        <w:t xml:space="preserve"> </w:t>
      </w:r>
      <w:r>
        <w:rPr>
          <w:color w:val="000000"/>
          <w:sz w:val="28"/>
          <w:szCs w:val="28"/>
          <w:highlight w:val="white"/>
        </w:rPr>
        <w:t>файла</w:t>
      </w:r>
      <w:r w:rsidRPr="00C1337C">
        <w:rPr>
          <w:color w:val="000000"/>
          <w:sz w:val="28"/>
          <w:szCs w:val="28"/>
          <w:highlight w:val="white"/>
          <w:lang w:val="en-US"/>
        </w:rPr>
        <w:t>"</w:t>
      </w:r>
      <w:r w:rsidRPr="00C1337C">
        <w:rPr>
          <w:b/>
          <w:color w:val="000000"/>
          <w:sz w:val="28"/>
          <w:szCs w:val="28"/>
          <w:highlight w:val="white"/>
          <w:lang w:val="en-US"/>
        </w:rPr>
        <w:t>))</w:t>
      </w:r>
    </w:p>
    <w:p w14:paraId="00000437" w14:textId="77777777" w:rsidR="00C5037E" w:rsidRPr="00C1337C" w:rsidRDefault="00C5037E">
      <w:pPr>
        <w:widowControl/>
        <w:spacing w:line="360" w:lineRule="auto"/>
        <w:rPr>
          <w:rFonts w:ascii="Courier New" w:eastAsia="Courier New" w:hAnsi="Courier New" w:cs="Courier New"/>
          <w:color w:val="000000"/>
          <w:sz w:val="28"/>
          <w:szCs w:val="28"/>
          <w:highlight w:val="white"/>
          <w:lang w:val="en-US"/>
        </w:rPr>
      </w:pPr>
    </w:p>
    <w:p w14:paraId="00000438" w14:textId="77777777" w:rsidR="00C5037E" w:rsidRDefault="00E71261" w:rsidP="0011058E">
      <w:pPr>
        <w:widowControl/>
        <w:spacing w:line="360" w:lineRule="auto"/>
        <w:ind w:firstLine="720"/>
        <w:jc w:val="both"/>
        <w:rPr>
          <w:color w:val="000000"/>
          <w:sz w:val="28"/>
          <w:szCs w:val="28"/>
          <w:highlight w:val="white"/>
        </w:rPr>
      </w:pPr>
      <w:r>
        <w:rPr>
          <w:color w:val="000000"/>
          <w:sz w:val="28"/>
          <w:szCs w:val="28"/>
          <w:highlight w:val="white"/>
        </w:rPr>
        <w:t>С помощью данной функции выбирается файл для предсказания. Выбрать можно .</w:t>
      </w:r>
      <w:proofErr w:type="spellStart"/>
      <w:r>
        <w:rPr>
          <w:color w:val="000000"/>
          <w:sz w:val="28"/>
          <w:szCs w:val="28"/>
          <w:highlight w:val="white"/>
        </w:rPr>
        <w:t>wav</w:t>
      </w:r>
      <w:proofErr w:type="spellEnd"/>
      <w:r>
        <w:rPr>
          <w:color w:val="000000"/>
          <w:sz w:val="28"/>
          <w:szCs w:val="28"/>
          <w:highlight w:val="white"/>
        </w:rPr>
        <w:t xml:space="preserve"> файл или картинку </w:t>
      </w:r>
      <w:proofErr w:type="spellStart"/>
      <w:r>
        <w:rPr>
          <w:color w:val="000000"/>
          <w:sz w:val="28"/>
          <w:szCs w:val="28"/>
          <w:highlight w:val="white"/>
        </w:rPr>
        <w:t>масштабограммы</w:t>
      </w:r>
      <w:proofErr w:type="spellEnd"/>
      <w:r>
        <w:rPr>
          <w:color w:val="000000"/>
          <w:sz w:val="28"/>
          <w:szCs w:val="28"/>
          <w:highlight w:val="white"/>
        </w:rPr>
        <w:t>. Если был выбрал .</w:t>
      </w:r>
      <w:proofErr w:type="spellStart"/>
      <w:r>
        <w:rPr>
          <w:color w:val="000000"/>
          <w:sz w:val="28"/>
          <w:szCs w:val="28"/>
          <w:highlight w:val="white"/>
        </w:rPr>
        <w:t>wav</w:t>
      </w:r>
      <w:proofErr w:type="spellEnd"/>
      <w:r>
        <w:rPr>
          <w:color w:val="000000"/>
          <w:sz w:val="28"/>
          <w:szCs w:val="28"/>
          <w:highlight w:val="white"/>
        </w:rPr>
        <w:t xml:space="preserve"> файл, то сначала выполняется вейвлет преобразование с помощью функции </w:t>
      </w:r>
      <w:proofErr w:type="spellStart"/>
      <w:r>
        <w:rPr>
          <w:color w:val="000000"/>
          <w:sz w:val="28"/>
          <w:szCs w:val="28"/>
          <w:highlight w:val="white"/>
        </w:rPr>
        <w:t>wavelet_</w:t>
      </w:r>
      <w:proofErr w:type="gramStart"/>
      <w:r>
        <w:rPr>
          <w:color w:val="000000"/>
          <w:sz w:val="28"/>
          <w:szCs w:val="28"/>
          <w:highlight w:val="white"/>
        </w:rPr>
        <w:t>solo</w:t>
      </w:r>
      <w:proofErr w:type="spellEnd"/>
      <w:r>
        <w:rPr>
          <w:color w:val="000000"/>
          <w:sz w:val="28"/>
          <w:szCs w:val="28"/>
          <w:highlight w:val="white"/>
        </w:rPr>
        <w:t>(</w:t>
      </w:r>
      <w:proofErr w:type="gramEnd"/>
      <w:r>
        <w:rPr>
          <w:color w:val="000000"/>
          <w:sz w:val="28"/>
          <w:szCs w:val="28"/>
          <w:highlight w:val="white"/>
        </w:rPr>
        <w:t xml:space="preserve">). Далее, используя функцию </w:t>
      </w:r>
      <w:proofErr w:type="spellStart"/>
      <w:proofErr w:type="gramStart"/>
      <w:r>
        <w:rPr>
          <w:color w:val="000000"/>
          <w:sz w:val="28"/>
          <w:szCs w:val="28"/>
          <w:highlight w:val="white"/>
        </w:rPr>
        <w:t>neuralNet</w:t>
      </w:r>
      <w:proofErr w:type="spellEnd"/>
      <w:r>
        <w:rPr>
          <w:color w:val="000000"/>
          <w:sz w:val="28"/>
          <w:szCs w:val="28"/>
          <w:highlight w:val="white"/>
        </w:rPr>
        <w:t>(</w:t>
      </w:r>
      <w:proofErr w:type="gramEnd"/>
      <w:r>
        <w:rPr>
          <w:color w:val="000000"/>
          <w:sz w:val="28"/>
          <w:szCs w:val="28"/>
          <w:highlight w:val="white"/>
        </w:rPr>
        <w:t>), делаем предсказания, выводим изображения и результат предсказания.</w:t>
      </w:r>
    </w:p>
    <w:p w14:paraId="00000439" w14:textId="77777777" w:rsidR="00C5037E" w:rsidRDefault="00C5037E">
      <w:pPr>
        <w:widowControl/>
        <w:spacing w:line="360" w:lineRule="auto"/>
        <w:rPr>
          <w:rFonts w:ascii="Courier New" w:eastAsia="Courier New" w:hAnsi="Courier New" w:cs="Courier New"/>
          <w:color w:val="000000"/>
          <w:sz w:val="28"/>
          <w:szCs w:val="28"/>
          <w:highlight w:val="white"/>
        </w:rPr>
      </w:pPr>
    </w:p>
    <w:p w14:paraId="0000043A" w14:textId="77777777" w:rsidR="00C5037E" w:rsidRDefault="00C5037E">
      <w:pPr>
        <w:widowControl/>
        <w:spacing w:line="360" w:lineRule="auto"/>
        <w:rPr>
          <w:rFonts w:ascii="Courier New" w:eastAsia="Courier New" w:hAnsi="Courier New" w:cs="Courier New"/>
          <w:color w:val="000000"/>
          <w:sz w:val="28"/>
          <w:szCs w:val="28"/>
          <w:highlight w:val="white"/>
        </w:rPr>
      </w:pPr>
    </w:p>
    <w:p w14:paraId="0000043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b/>
          <w:color w:val="000000"/>
          <w:sz w:val="28"/>
          <w:szCs w:val="28"/>
          <w:highlight w:val="white"/>
          <w:lang w:val="en-US"/>
        </w:rPr>
        <w:t>def</w:t>
      </w:r>
      <w:r w:rsidRPr="00C1337C">
        <w:rPr>
          <w:color w:val="000000"/>
          <w:sz w:val="28"/>
          <w:szCs w:val="28"/>
          <w:highlight w:val="white"/>
          <w:lang w:val="en-US"/>
        </w:rPr>
        <w:t xml:space="preserve"> </w:t>
      </w:r>
      <w:proofErr w:type="spellStart"/>
      <w:r w:rsidRPr="00C1337C">
        <w:rPr>
          <w:color w:val="000000"/>
          <w:sz w:val="28"/>
          <w:szCs w:val="28"/>
          <w:highlight w:val="white"/>
          <w:lang w:val="en-US"/>
        </w:rPr>
        <w:t>get_image_file</w:t>
      </w:r>
      <w:proofErr w:type="spellEnd"/>
      <w:r w:rsidRPr="00C1337C">
        <w:rPr>
          <w:b/>
          <w:color w:val="000000"/>
          <w:sz w:val="28"/>
          <w:szCs w:val="28"/>
          <w:highlight w:val="white"/>
          <w:lang w:val="en-US"/>
        </w:rPr>
        <w:t>(</w:t>
      </w:r>
      <w:r w:rsidRPr="00C1337C">
        <w:rPr>
          <w:color w:val="000000"/>
          <w:sz w:val="28"/>
          <w:szCs w:val="28"/>
          <w:highlight w:val="white"/>
          <w:lang w:val="en-US"/>
        </w:rPr>
        <w:t>self</w:t>
      </w:r>
      <w:r w:rsidRPr="00C1337C">
        <w:rPr>
          <w:b/>
          <w:color w:val="000000"/>
          <w:sz w:val="28"/>
          <w:szCs w:val="28"/>
          <w:highlight w:val="white"/>
          <w:lang w:val="en-US"/>
        </w:rPr>
        <w:t>):</w:t>
      </w:r>
    </w:p>
    <w:p w14:paraId="0000043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file_name</w:t>
      </w:r>
      <w:proofErr w:type="spellEnd"/>
      <w:r w:rsidRPr="00C1337C">
        <w:rPr>
          <w:b/>
          <w:color w:val="000000"/>
          <w:sz w:val="28"/>
          <w:szCs w:val="28"/>
          <w:highlight w:val="white"/>
          <w:lang w:val="en-US"/>
        </w:rPr>
        <w:t>,</w:t>
      </w:r>
      <w:r w:rsidRPr="00C1337C">
        <w:rPr>
          <w:color w:val="000000"/>
          <w:sz w:val="28"/>
          <w:szCs w:val="28"/>
          <w:highlight w:val="white"/>
          <w:lang w:val="en-US"/>
        </w:rPr>
        <w:t xml:space="preserve"> _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QFileDialog</w:t>
      </w:r>
      <w:r w:rsidRPr="00C1337C">
        <w:rPr>
          <w:b/>
          <w:color w:val="000000"/>
          <w:sz w:val="28"/>
          <w:szCs w:val="28"/>
          <w:highlight w:val="white"/>
          <w:lang w:val="en-US"/>
        </w:rPr>
        <w:t>.</w:t>
      </w:r>
      <w:r w:rsidRPr="00C1337C">
        <w:rPr>
          <w:color w:val="000000"/>
          <w:sz w:val="28"/>
          <w:szCs w:val="28"/>
          <w:highlight w:val="white"/>
          <w:lang w:val="en-US"/>
        </w:rPr>
        <w:t>getOpenFileName</w:t>
      </w:r>
      <w:proofErr w:type="spellEnd"/>
      <w:r w:rsidRPr="00C1337C">
        <w:rPr>
          <w:b/>
          <w:color w:val="000000"/>
          <w:sz w:val="28"/>
          <w:szCs w:val="28"/>
          <w:highlight w:val="white"/>
          <w:lang w:val="en-US"/>
        </w:rPr>
        <w:t>(</w:t>
      </w:r>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 xml:space="preserve"> 'Open Image File'</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r"E</w:t>
      </w:r>
      <w:proofErr w:type="spellEnd"/>
      <w:r w:rsidRPr="00C1337C">
        <w:rPr>
          <w:color w:val="000000"/>
          <w:sz w:val="28"/>
          <w:szCs w:val="28"/>
          <w:highlight w:val="white"/>
          <w:lang w:val="en-US"/>
        </w:rPr>
        <w:t>:\\Diplom\\Program\\data\\"</w:t>
      </w:r>
      <w:r w:rsidRPr="00C1337C">
        <w:rPr>
          <w:b/>
          <w:color w:val="000000"/>
          <w:sz w:val="28"/>
          <w:szCs w:val="28"/>
          <w:highlight w:val="white"/>
          <w:lang w:val="en-US"/>
        </w:rPr>
        <w:t>)</w:t>
      </w:r>
    </w:p>
    <w:p w14:paraId="0000043D"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if</w:t>
      </w:r>
      <w:r w:rsidRPr="00C1337C">
        <w:rPr>
          <w:color w:val="000000"/>
          <w:sz w:val="28"/>
          <w:szCs w:val="28"/>
          <w:highlight w:val="white"/>
          <w:lang w:val="en-US"/>
        </w:rPr>
        <w:t xml:space="preserve"> </w:t>
      </w:r>
      <w:proofErr w:type="spellStart"/>
      <w:r w:rsidRPr="00C1337C">
        <w:rPr>
          <w:color w:val="000000"/>
          <w:sz w:val="28"/>
          <w:szCs w:val="28"/>
          <w:highlight w:val="white"/>
          <w:lang w:val="en-US"/>
        </w:rPr>
        <w:t>file_</w:t>
      </w:r>
      <w:proofErr w:type="gramStart"/>
      <w:r w:rsidRPr="00C1337C">
        <w:rPr>
          <w:color w:val="000000"/>
          <w:sz w:val="28"/>
          <w:szCs w:val="28"/>
          <w:highlight w:val="white"/>
          <w:lang w:val="en-US"/>
        </w:rPr>
        <w:t>name</w:t>
      </w:r>
      <w:r w:rsidRPr="00C1337C">
        <w:rPr>
          <w:b/>
          <w:color w:val="000000"/>
          <w:sz w:val="28"/>
          <w:szCs w:val="28"/>
          <w:highlight w:val="white"/>
          <w:lang w:val="en-US"/>
        </w:rPr>
        <w:t>.</w:t>
      </w:r>
      <w:r w:rsidRPr="00C1337C">
        <w:rPr>
          <w:color w:val="000000"/>
          <w:sz w:val="28"/>
          <w:szCs w:val="28"/>
          <w:highlight w:val="white"/>
          <w:lang w:val="en-US"/>
        </w:rPr>
        <w:t>endswith</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'.wav'</w:t>
      </w:r>
      <w:r w:rsidRPr="00C1337C">
        <w:rPr>
          <w:b/>
          <w:color w:val="000000"/>
          <w:sz w:val="28"/>
          <w:szCs w:val="28"/>
          <w:highlight w:val="white"/>
          <w:lang w:val="en-US"/>
        </w:rPr>
        <w:t>):</w:t>
      </w:r>
    </w:p>
    <w:p w14:paraId="0000043E"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print(</w:t>
      </w:r>
      <w:proofErr w:type="spellStart"/>
      <w:r w:rsidRPr="00C1337C">
        <w:rPr>
          <w:color w:val="000000"/>
          <w:sz w:val="28"/>
          <w:szCs w:val="28"/>
          <w:highlight w:val="white"/>
          <w:lang w:val="en-US"/>
        </w:rPr>
        <w:t>file_name</w:t>
      </w:r>
      <w:proofErr w:type="spellEnd"/>
      <w:r w:rsidRPr="00C1337C">
        <w:rPr>
          <w:b/>
          <w:color w:val="000000"/>
          <w:sz w:val="28"/>
          <w:szCs w:val="28"/>
          <w:highlight w:val="white"/>
          <w:lang w:val="en-US"/>
        </w:rPr>
        <w:t>)</w:t>
      </w:r>
    </w:p>
    <w:p w14:paraId="0000043F"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wavelet_test</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wavelet_solo</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file_name</w:t>
      </w:r>
      <w:proofErr w:type="spellEnd"/>
      <w:r w:rsidRPr="00C1337C">
        <w:rPr>
          <w:b/>
          <w:color w:val="000000"/>
          <w:sz w:val="28"/>
          <w:szCs w:val="28"/>
          <w:highlight w:val="white"/>
          <w:lang w:val="en-US"/>
        </w:rPr>
        <w:t>)</w:t>
      </w:r>
    </w:p>
    <w:p w14:paraId="00000440"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NN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neuralNet</w:t>
      </w:r>
      <w:proofErr w:type="spellEnd"/>
      <w:r w:rsidRPr="00C1337C">
        <w:rPr>
          <w:b/>
          <w:color w:val="000000"/>
          <w:sz w:val="28"/>
          <w:szCs w:val="28"/>
          <w:highlight w:val="white"/>
          <w:lang w:val="en-US"/>
        </w:rPr>
        <w:t>(</w:t>
      </w:r>
      <w:r w:rsidRPr="00C1337C">
        <w:rPr>
          <w:color w:val="000000"/>
          <w:sz w:val="28"/>
          <w:szCs w:val="28"/>
          <w:highlight w:val="white"/>
          <w:lang w:val="en-US"/>
        </w:rPr>
        <w:t>'data/test/test.png'</w:t>
      </w:r>
      <w:r w:rsidRPr="00C1337C">
        <w:rPr>
          <w:b/>
          <w:color w:val="000000"/>
          <w:sz w:val="28"/>
          <w:szCs w:val="28"/>
          <w:highlight w:val="white"/>
          <w:lang w:val="en-US"/>
        </w:rPr>
        <w:t>)</w:t>
      </w:r>
    </w:p>
    <w:p w14:paraId="0000044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pixmap</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QPixmap</w:t>
      </w:r>
      <w:proofErr w:type="spellEnd"/>
      <w:r w:rsidRPr="00C1337C">
        <w:rPr>
          <w:b/>
          <w:color w:val="000000"/>
          <w:sz w:val="28"/>
          <w:szCs w:val="28"/>
          <w:highlight w:val="white"/>
          <w:lang w:val="en-US"/>
        </w:rPr>
        <w:t>(</w:t>
      </w:r>
      <w:r w:rsidRPr="00C1337C">
        <w:rPr>
          <w:color w:val="000000"/>
          <w:sz w:val="28"/>
          <w:szCs w:val="28"/>
          <w:highlight w:val="white"/>
          <w:lang w:val="en-US"/>
        </w:rPr>
        <w:t>'data/test/sound.png'</w:t>
      </w:r>
      <w:r w:rsidRPr="00C1337C">
        <w:rPr>
          <w:b/>
          <w:color w:val="000000"/>
          <w:sz w:val="28"/>
          <w:szCs w:val="28"/>
          <w:highlight w:val="white"/>
          <w:lang w:val="en-US"/>
        </w:rPr>
        <w:t>)</w:t>
      </w:r>
    </w:p>
    <w:p w14:paraId="0000044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small_pixmap</w:t>
      </w:r>
      <w:proofErr w:type="spellEnd"/>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pixmap</w:t>
      </w:r>
      <w:r w:rsidRPr="00C1337C">
        <w:rPr>
          <w:b/>
          <w:color w:val="000000"/>
          <w:sz w:val="28"/>
          <w:szCs w:val="28"/>
          <w:highlight w:val="white"/>
          <w:lang w:val="en-US"/>
        </w:rPr>
        <w:t>.</w:t>
      </w:r>
      <w:r w:rsidRPr="00C1337C">
        <w:rPr>
          <w:color w:val="000000"/>
          <w:sz w:val="28"/>
          <w:szCs w:val="28"/>
          <w:highlight w:val="white"/>
          <w:lang w:val="en-US"/>
        </w:rPr>
        <w:t>scaled</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500</w:t>
      </w:r>
      <w:r w:rsidRPr="00C1337C">
        <w:rPr>
          <w:b/>
          <w:color w:val="000000"/>
          <w:sz w:val="28"/>
          <w:szCs w:val="28"/>
          <w:highlight w:val="white"/>
          <w:lang w:val="en-US"/>
        </w:rPr>
        <w:t>,</w:t>
      </w:r>
      <w:r w:rsidRPr="00C1337C">
        <w:rPr>
          <w:color w:val="000000"/>
          <w:sz w:val="28"/>
          <w:szCs w:val="28"/>
          <w:highlight w:val="white"/>
          <w:lang w:val="en-US"/>
        </w:rPr>
        <w:t xml:space="preserve"> 400</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QtCore</w:t>
      </w:r>
      <w:r w:rsidRPr="00C1337C">
        <w:rPr>
          <w:b/>
          <w:color w:val="000000"/>
          <w:sz w:val="28"/>
          <w:szCs w:val="28"/>
          <w:highlight w:val="white"/>
          <w:lang w:val="en-US"/>
        </w:rPr>
        <w:t>.</w:t>
      </w:r>
      <w:r w:rsidRPr="00C1337C">
        <w:rPr>
          <w:color w:val="000000"/>
          <w:sz w:val="28"/>
          <w:szCs w:val="28"/>
          <w:highlight w:val="white"/>
          <w:lang w:val="en-US"/>
        </w:rPr>
        <w:t>Qt</w:t>
      </w:r>
      <w:r w:rsidRPr="00C1337C">
        <w:rPr>
          <w:b/>
          <w:color w:val="000000"/>
          <w:sz w:val="28"/>
          <w:szCs w:val="28"/>
          <w:highlight w:val="white"/>
          <w:lang w:val="en-US"/>
        </w:rPr>
        <w:t>.</w:t>
      </w:r>
      <w:r w:rsidRPr="00C1337C">
        <w:rPr>
          <w:color w:val="000000"/>
          <w:sz w:val="28"/>
          <w:szCs w:val="28"/>
          <w:highlight w:val="white"/>
          <w:lang w:val="en-US"/>
        </w:rPr>
        <w:t>KeepAspectRatio</w:t>
      </w:r>
      <w:proofErr w:type="spellEnd"/>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QtCore</w:t>
      </w:r>
      <w:r w:rsidRPr="00C1337C">
        <w:rPr>
          <w:b/>
          <w:color w:val="000000"/>
          <w:sz w:val="28"/>
          <w:szCs w:val="28"/>
          <w:highlight w:val="white"/>
          <w:lang w:val="en-US"/>
        </w:rPr>
        <w:t>.</w:t>
      </w:r>
      <w:r w:rsidRPr="00C1337C">
        <w:rPr>
          <w:color w:val="000000"/>
          <w:sz w:val="28"/>
          <w:szCs w:val="28"/>
          <w:highlight w:val="white"/>
          <w:lang w:val="en-US"/>
        </w:rPr>
        <w:t>Qt</w:t>
      </w:r>
      <w:r w:rsidRPr="00C1337C">
        <w:rPr>
          <w:b/>
          <w:color w:val="000000"/>
          <w:sz w:val="28"/>
          <w:szCs w:val="28"/>
          <w:highlight w:val="white"/>
          <w:lang w:val="en-US"/>
        </w:rPr>
        <w:t>.</w:t>
      </w:r>
      <w:r w:rsidRPr="00C1337C">
        <w:rPr>
          <w:color w:val="000000"/>
          <w:sz w:val="28"/>
          <w:szCs w:val="28"/>
          <w:highlight w:val="white"/>
          <w:lang w:val="en-US"/>
        </w:rPr>
        <w:t>SmoothTransformation</w:t>
      </w:r>
      <w:proofErr w:type="spellEnd"/>
      <w:r w:rsidRPr="00C1337C">
        <w:rPr>
          <w:b/>
          <w:color w:val="000000"/>
          <w:sz w:val="28"/>
          <w:szCs w:val="28"/>
          <w:highlight w:val="white"/>
          <w:lang w:val="en-US"/>
        </w:rPr>
        <w:t>)</w:t>
      </w:r>
    </w:p>
    <w:p w14:paraId="0000044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pixmap2</w:t>
      </w:r>
      <w:r w:rsidRPr="00C1337C">
        <w:rPr>
          <w:b/>
          <w:color w:val="000000"/>
          <w:sz w:val="28"/>
          <w:szCs w:val="28"/>
          <w:highlight w:val="white"/>
          <w:lang w:val="en-US"/>
        </w:rPr>
        <w:t>=</w:t>
      </w:r>
      <w:proofErr w:type="spellStart"/>
      <w:r w:rsidRPr="00C1337C">
        <w:rPr>
          <w:color w:val="000000"/>
          <w:sz w:val="28"/>
          <w:szCs w:val="28"/>
          <w:highlight w:val="white"/>
          <w:lang w:val="en-US"/>
        </w:rPr>
        <w:t>QPixmap</w:t>
      </w:r>
      <w:proofErr w:type="spellEnd"/>
      <w:r w:rsidRPr="00C1337C">
        <w:rPr>
          <w:b/>
          <w:color w:val="000000"/>
          <w:sz w:val="28"/>
          <w:szCs w:val="28"/>
          <w:highlight w:val="white"/>
          <w:lang w:val="en-US"/>
        </w:rPr>
        <w:t>(</w:t>
      </w:r>
      <w:r w:rsidRPr="00C1337C">
        <w:rPr>
          <w:color w:val="000000"/>
          <w:sz w:val="28"/>
          <w:szCs w:val="28"/>
          <w:highlight w:val="white"/>
          <w:lang w:val="en-US"/>
        </w:rPr>
        <w:t>'data/test/show_test.png'</w:t>
      </w:r>
      <w:r w:rsidRPr="00C1337C">
        <w:rPr>
          <w:b/>
          <w:color w:val="000000"/>
          <w:sz w:val="28"/>
          <w:szCs w:val="28"/>
          <w:highlight w:val="white"/>
          <w:lang w:val="en-US"/>
        </w:rPr>
        <w:t>)</w:t>
      </w:r>
    </w:p>
    <w:p w14:paraId="0000044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_soundimage</w:t>
      </w:r>
      <w:r w:rsidRPr="00C1337C">
        <w:rPr>
          <w:b/>
          <w:color w:val="000000"/>
          <w:sz w:val="28"/>
          <w:szCs w:val="28"/>
          <w:highlight w:val="white"/>
          <w:lang w:val="en-US"/>
        </w:rPr>
        <w:t>.</w:t>
      </w:r>
      <w:r w:rsidRPr="00C1337C">
        <w:rPr>
          <w:color w:val="000000"/>
          <w:sz w:val="28"/>
          <w:szCs w:val="28"/>
          <w:highlight w:val="white"/>
          <w:lang w:val="en-US"/>
        </w:rPr>
        <w:t>setPixmap</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pixmap</w:t>
      </w:r>
      <w:proofErr w:type="spellEnd"/>
      <w:r w:rsidRPr="00C1337C">
        <w:rPr>
          <w:b/>
          <w:color w:val="000000"/>
          <w:sz w:val="28"/>
          <w:szCs w:val="28"/>
          <w:highlight w:val="white"/>
          <w:lang w:val="en-US"/>
        </w:rPr>
        <w:t>)</w:t>
      </w:r>
    </w:p>
    <w:p w14:paraId="0000044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_image</w:t>
      </w:r>
      <w:r w:rsidRPr="00C1337C">
        <w:rPr>
          <w:b/>
          <w:color w:val="000000"/>
          <w:sz w:val="28"/>
          <w:szCs w:val="28"/>
          <w:highlight w:val="white"/>
          <w:lang w:val="en-US"/>
        </w:rPr>
        <w:t>.</w:t>
      </w:r>
      <w:r w:rsidRPr="00C1337C">
        <w:rPr>
          <w:color w:val="000000"/>
          <w:sz w:val="28"/>
          <w:szCs w:val="28"/>
          <w:highlight w:val="white"/>
          <w:lang w:val="en-US"/>
        </w:rPr>
        <w:t>setPixmap</w:t>
      </w:r>
      <w:proofErr w:type="spellEnd"/>
      <w:r w:rsidRPr="00C1337C">
        <w:rPr>
          <w:b/>
          <w:color w:val="000000"/>
          <w:sz w:val="28"/>
          <w:szCs w:val="28"/>
          <w:highlight w:val="white"/>
          <w:lang w:val="en-US"/>
        </w:rPr>
        <w:t>(</w:t>
      </w:r>
      <w:r w:rsidRPr="00C1337C">
        <w:rPr>
          <w:color w:val="000000"/>
          <w:sz w:val="28"/>
          <w:szCs w:val="28"/>
          <w:highlight w:val="white"/>
          <w:lang w:val="en-US"/>
        </w:rPr>
        <w:t>pixmap2</w:t>
      </w:r>
      <w:r w:rsidRPr="00C1337C">
        <w:rPr>
          <w:b/>
          <w:color w:val="000000"/>
          <w:sz w:val="28"/>
          <w:szCs w:val="28"/>
          <w:highlight w:val="white"/>
          <w:lang w:val="en-US"/>
        </w:rPr>
        <w:t>)</w:t>
      </w:r>
    </w:p>
    <w:p w14:paraId="00000446" w14:textId="77777777" w:rsidR="00C5037E" w:rsidRPr="00C1337C" w:rsidRDefault="00C5037E"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p>
    <w:p w14:paraId="00000447"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_result</w:t>
      </w:r>
      <w:r w:rsidRPr="00C1337C">
        <w:rPr>
          <w:b/>
          <w:color w:val="000000"/>
          <w:sz w:val="28"/>
          <w:szCs w:val="28"/>
          <w:highlight w:val="white"/>
          <w:lang w:val="en-US"/>
        </w:rPr>
        <w:t>.</w:t>
      </w:r>
      <w:r w:rsidRPr="00C1337C">
        <w:rPr>
          <w:color w:val="000000"/>
          <w:sz w:val="28"/>
          <w:szCs w:val="28"/>
          <w:highlight w:val="white"/>
          <w:lang w:val="en-US"/>
        </w:rPr>
        <w:t>setText</w:t>
      </w:r>
      <w:proofErr w:type="spellEnd"/>
      <w:r w:rsidRPr="00C1337C">
        <w:rPr>
          <w:b/>
          <w:color w:val="000000"/>
          <w:sz w:val="28"/>
          <w:szCs w:val="28"/>
          <w:highlight w:val="white"/>
          <w:lang w:val="en-US"/>
        </w:rPr>
        <w:t>(</w:t>
      </w:r>
      <w:r w:rsidRPr="00C1337C">
        <w:rPr>
          <w:color w:val="000000"/>
          <w:sz w:val="28"/>
          <w:szCs w:val="28"/>
          <w:highlight w:val="white"/>
          <w:lang w:val="en-US"/>
        </w:rPr>
        <w:t>NN</w:t>
      </w:r>
      <w:r w:rsidRPr="00C1337C">
        <w:rPr>
          <w:b/>
          <w:color w:val="000000"/>
          <w:sz w:val="28"/>
          <w:szCs w:val="28"/>
          <w:highlight w:val="white"/>
          <w:lang w:val="en-US"/>
        </w:rPr>
        <w:t>)</w:t>
      </w:r>
    </w:p>
    <w:p w14:paraId="00000448"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r w:rsidRPr="00C1337C">
        <w:rPr>
          <w:b/>
          <w:color w:val="000000"/>
          <w:sz w:val="28"/>
          <w:szCs w:val="28"/>
          <w:highlight w:val="white"/>
          <w:lang w:val="en-US"/>
        </w:rPr>
        <w:t>else:</w:t>
      </w:r>
    </w:p>
    <w:p w14:paraId="00000449"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_image</w:t>
      </w:r>
      <w:r w:rsidRPr="00C1337C">
        <w:rPr>
          <w:b/>
          <w:color w:val="000000"/>
          <w:sz w:val="28"/>
          <w:szCs w:val="28"/>
          <w:highlight w:val="white"/>
          <w:lang w:val="en-US"/>
        </w:rPr>
        <w:t>.</w:t>
      </w:r>
      <w:r w:rsidRPr="00C1337C">
        <w:rPr>
          <w:color w:val="000000"/>
          <w:sz w:val="28"/>
          <w:szCs w:val="28"/>
          <w:highlight w:val="white"/>
          <w:lang w:val="en-US"/>
        </w:rPr>
        <w:t>setPixmap</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QPixmap</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file_name</w:t>
      </w:r>
      <w:proofErr w:type="spellEnd"/>
      <w:r w:rsidRPr="00C1337C">
        <w:rPr>
          <w:b/>
          <w:color w:val="000000"/>
          <w:sz w:val="28"/>
          <w:szCs w:val="28"/>
          <w:highlight w:val="white"/>
          <w:lang w:val="en-US"/>
        </w:rPr>
        <w:t>))</w:t>
      </w:r>
    </w:p>
    <w:p w14:paraId="0000044A"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gramStart"/>
      <w:r w:rsidRPr="00C1337C">
        <w:rPr>
          <w:color w:val="000000"/>
          <w:sz w:val="28"/>
          <w:szCs w:val="28"/>
          <w:highlight w:val="white"/>
          <w:lang w:val="en-US"/>
        </w:rPr>
        <w:t>self.label</w:t>
      </w:r>
      <w:proofErr w:type="gramEnd"/>
      <w:r w:rsidRPr="00C1337C">
        <w:rPr>
          <w:color w:val="000000"/>
          <w:sz w:val="28"/>
          <w:szCs w:val="28"/>
          <w:highlight w:val="white"/>
          <w:lang w:val="en-US"/>
        </w:rPr>
        <w:t>_image2.setText(file_name)</w:t>
      </w:r>
    </w:p>
    <w:p w14:paraId="0000044B"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lastRenderedPageBreak/>
        <w:t xml:space="preserve">            NN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neuralNet</w:t>
      </w:r>
      <w:proofErr w:type="spellEnd"/>
      <w:r w:rsidRPr="00C1337C">
        <w:rPr>
          <w:b/>
          <w:color w:val="000000"/>
          <w:sz w:val="28"/>
          <w:szCs w:val="28"/>
          <w:highlight w:val="white"/>
          <w:lang w:val="en-US"/>
        </w:rPr>
        <w:t>(</w:t>
      </w:r>
      <w:proofErr w:type="spellStart"/>
      <w:r w:rsidRPr="00C1337C">
        <w:rPr>
          <w:color w:val="000000"/>
          <w:sz w:val="28"/>
          <w:szCs w:val="28"/>
          <w:highlight w:val="white"/>
          <w:lang w:val="en-US"/>
        </w:rPr>
        <w:t>file_name</w:t>
      </w:r>
      <w:proofErr w:type="spellEnd"/>
      <w:r w:rsidRPr="00C1337C">
        <w:rPr>
          <w:b/>
          <w:color w:val="000000"/>
          <w:sz w:val="28"/>
          <w:szCs w:val="28"/>
          <w:highlight w:val="white"/>
          <w:lang w:val="en-US"/>
        </w:rPr>
        <w:t>)</w:t>
      </w:r>
    </w:p>
    <w:p w14:paraId="0000044C"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self</w:t>
      </w:r>
      <w:r w:rsidRPr="00C1337C">
        <w:rPr>
          <w:b/>
          <w:color w:val="000000"/>
          <w:sz w:val="28"/>
          <w:szCs w:val="28"/>
          <w:highlight w:val="white"/>
          <w:lang w:val="en-US"/>
        </w:rPr>
        <w:t>.</w:t>
      </w:r>
      <w:r w:rsidRPr="00C1337C">
        <w:rPr>
          <w:color w:val="000000"/>
          <w:sz w:val="28"/>
          <w:szCs w:val="28"/>
          <w:highlight w:val="white"/>
          <w:lang w:val="en-US"/>
        </w:rPr>
        <w:t>label</w:t>
      </w:r>
      <w:proofErr w:type="gramEnd"/>
      <w:r w:rsidRPr="00C1337C">
        <w:rPr>
          <w:color w:val="000000"/>
          <w:sz w:val="28"/>
          <w:szCs w:val="28"/>
          <w:highlight w:val="white"/>
          <w:lang w:val="en-US"/>
        </w:rPr>
        <w:t>_result</w:t>
      </w:r>
      <w:r w:rsidRPr="00C1337C">
        <w:rPr>
          <w:b/>
          <w:color w:val="000000"/>
          <w:sz w:val="28"/>
          <w:szCs w:val="28"/>
          <w:highlight w:val="white"/>
          <w:lang w:val="en-US"/>
        </w:rPr>
        <w:t>.</w:t>
      </w:r>
      <w:r w:rsidRPr="00C1337C">
        <w:rPr>
          <w:color w:val="000000"/>
          <w:sz w:val="28"/>
          <w:szCs w:val="28"/>
          <w:highlight w:val="white"/>
          <w:lang w:val="en-US"/>
        </w:rPr>
        <w:t>setText</w:t>
      </w:r>
      <w:proofErr w:type="spellEnd"/>
      <w:r w:rsidRPr="00C1337C">
        <w:rPr>
          <w:b/>
          <w:color w:val="000000"/>
          <w:sz w:val="28"/>
          <w:szCs w:val="28"/>
          <w:highlight w:val="white"/>
          <w:lang w:val="en-US"/>
        </w:rPr>
        <w:t>(</w:t>
      </w:r>
      <w:r w:rsidRPr="00C1337C">
        <w:rPr>
          <w:color w:val="000000"/>
          <w:sz w:val="28"/>
          <w:szCs w:val="28"/>
          <w:highlight w:val="white"/>
          <w:lang w:val="en-US"/>
        </w:rPr>
        <w:t>NN</w:t>
      </w:r>
      <w:r w:rsidRPr="00C1337C">
        <w:rPr>
          <w:b/>
          <w:color w:val="000000"/>
          <w:sz w:val="28"/>
          <w:szCs w:val="28"/>
          <w:highlight w:val="white"/>
          <w:lang w:val="en-US"/>
        </w:rPr>
        <w:t>)</w:t>
      </w:r>
    </w:p>
    <w:p w14:paraId="0000044D" w14:textId="77777777" w:rsidR="00C5037E" w:rsidRPr="00C1337C" w:rsidRDefault="00C5037E" w:rsidP="0011058E">
      <w:pPr>
        <w:widowControl/>
        <w:spacing w:line="360" w:lineRule="auto"/>
        <w:jc w:val="both"/>
        <w:rPr>
          <w:rFonts w:ascii="Courier New" w:eastAsia="Courier New" w:hAnsi="Courier New" w:cs="Courier New"/>
          <w:color w:val="000000"/>
          <w:sz w:val="28"/>
          <w:szCs w:val="28"/>
          <w:highlight w:val="white"/>
          <w:lang w:val="en-US"/>
        </w:rPr>
      </w:pPr>
    </w:p>
    <w:p w14:paraId="0000044E" w14:textId="77777777" w:rsidR="00C5037E" w:rsidRDefault="00E71261" w:rsidP="0011058E">
      <w:pPr>
        <w:widowControl/>
        <w:spacing w:line="360" w:lineRule="auto"/>
        <w:jc w:val="both"/>
        <w:rPr>
          <w:color w:val="000000"/>
          <w:sz w:val="28"/>
          <w:szCs w:val="28"/>
          <w:highlight w:val="white"/>
        </w:rPr>
      </w:pPr>
      <w:r>
        <w:rPr>
          <w:color w:val="000000"/>
          <w:sz w:val="28"/>
          <w:szCs w:val="28"/>
          <w:highlight w:val="white"/>
        </w:rPr>
        <w:t>Инициализируем запуск формы.</w:t>
      </w:r>
    </w:p>
    <w:p w14:paraId="0000044F" w14:textId="77777777" w:rsidR="00C5037E" w:rsidRDefault="00C5037E" w:rsidP="0011058E">
      <w:pPr>
        <w:widowControl/>
        <w:spacing w:line="360" w:lineRule="auto"/>
        <w:jc w:val="both"/>
        <w:rPr>
          <w:rFonts w:ascii="Courier New" w:eastAsia="Courier New" w:hAnsi="Courier New" w:cs="Courier New"/>
          <w:color w:val="000000"/>
          <w:sz w:val="28"/>
          <w:szCs w:val="28"/>
          <w:highlight w:val="white"/>
        </w:rPr>
      </w:pPr>
    </w:p>
    <w:p w14:paraId="00000450" w14:textId="77777777" w:rsidR="00C5037E"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rPr>
      </w:pPr>
      <w:proofErr w:type="spellStart"/>
      <w:r>
        <w:rPr>
          <w:b/>
          <w:color w:val="000000"/>
          <w:sz w:val="28"/>
          <w:szCs w:val="28"/>
          <w:highlight w:val="white"/>
        </w:rPr>
        <w:t>if</w:t>
      </w:r>
      <w:proofErr w:type="spellEnd"/>
      <w:r>
        <w:rPr>
          <w:color w:val="000000"/>
          <w:sz w:val="28"/>
          <w:szCs w:val="28"/>
          <w:highlight w:val="white"/>
        </w:rPr>
        <w:t xml:space="preserve"> __</w:t>
      </w:r>
      <w:proofErr w:type="spellStart"/>
      <w:r>
        <w:rPr>
          <w:color w:val="000000"/>
          <w:sz w:val="28"/>
          <w:szCs w:val="28"/>
          <w:highlight w:val="white"/>
        </w:rPr>
        <w:t>name</w:t>
      </w:r>
      <w:proofErr w:type="spellEnd"/>
      <w:r>
        <w:rPr>
          <w:color w:val="000000"/>
          <w:sz w:val="28"/>
          <w:szCs w:val="28"/>
          <w:highlight w:val="white"/>
        </w:rPr>
        <w:t xml:space="preserve">__ </w:t>
      </w:r>
      <w:r>
        <w:rPr>
          <w:b/>
          <w:color w:val="000000"/>
          <w:sz w:val="28"/>
          <w:szCs w:val="28"/>
          <w:highlight w:val="white"/>
        </w:rPr>
        <w:t>==</w:t>
      </w:r>
      <w:r>
        <w:rPr>
          <w:color w:val="000000"/>
          <w:sz w:val="28"/>
          <w:szCs w:val="28"/>
          <w:highlight w:val="white"/>
        </w:rPr>
        <w:t xml:space="preserve"> "__</w:t>
      </w:r>
      <w:proofErr w:type="spellStart"/>
      <w:r>
        <w:rPr>
          <w:color w:val="000000"/>
          <w:sz w:val="28"/>
          <w:szCs w:val="28"/>
          <w:highlight w:val="white"/>
        </w:rPr>
        <w:t>main</w:t>
      </w:r>
      <w:proofErr w:type="spellEnd"/>
      <w:r>
        <w:rPr>
          <w:color w:val="000000"/>
          <w:sz w:val="28"/>
          <w:szCs w:val="28"/>
          <w:highlight w:val="white"/>
        </w:rPr>
        <w:t>__"</w:t>
      </w:r>
      <w:r>
        <w:rPr>
          <w:b/>
          <w:color w:val="000000"/>
          <w:sz w:val="28"/>
          <w:szCs w:val="28"/>
          <w:highlight w:val="white"/>
        </w:rPr>
        <w:t>:</w:t>
      </w:r>
    </w:p>
    <w:p w14:paraId="00000451"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Pr>
          <w:color w:val="000000"/>
          <w:sz w:val="28"/>
          <w:szCs w:val="28"/>
          <w:highlight w:val="white"/>
        </w:rPr>
        <w:t xml:space="preserve">    </w:t>
      </w:r>
      <w:r w:rsidRPr="00C1337C">
        <w:rPr>
          <w:b/>
          <w:color w:val="000000"/>
          <w:sz w:val="28"/>
          <w:szCs w:val="28"/>
          <w:highlight w:val="white"/>
          <w:lang w:val="en-US"/>
        </w:rPr>
        <w:t>import</w:t>
      </w:r>
      <w:r w:rsidRPr="00C1337C">
        <w:rPr>
          <w:color w:val="000000"/>
          <w:sz w:val="28"/>
          <w:szCs w:val="28"/>
          <w:highlight w:val="white"/>
          <w:lang w:val="en-US"/>
        </w:rPr>
        <w:t xml:space="preserve"> sys</w:t>
      </w:r>
    </w:p>
    <w:p w14:paraId="00000452"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app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QApplication</w:t>
      </w:r>
      <w:proofErr w:type="spellEnd"/>
      <w:r w:rsidRPr="00C1337C">
        <w:rPr>
          <w:b/>
          <w:color w:val="000000"/>
          <w:sz w:val="28"/>
          <w:szCs w:val="28"/>
          <w:highlight w:val="white"/>
          <w:lang w:val="en-US"/>
        </w:rPr>
        <w:t>(</w:t>
      </w:r>
      <w:proofErr w:type="spellStart"/>
      <w:proofErr w:type="gramStart"/>
      <w:r w:rsidRPr="00C1337C">
        <w:rPr>
          <w:color w:val="000000"/>
          <w:sz w:val="28"/>
          <w:szCs w:val="28"/>
          <w:highlight w:val="white"/>
          <w:lang w:val="en-US"/>
        </w:rPr>
        <w:t>sys</w:t>
      </w:r>
      <w:r w:rsidRPr="00C1337C">
        <w:rPr>
          <w:b/>
          <w:color w:val="000000"/>
          <w:sz w:val="28"/>
          <w:szCs w:val="28"/>
          <w:highlight w:val="white"/>
          <w:lang w:val="en-US"/>
        </w:rPr>
        <w:t>.</w:t>
      </w:r>
      <w:r w:rsidRPr="00C1337C">
        <w:rPr>
          <w:color w:val="000000"/>
          <w:sz w:val="28"/>
          <w:szCs w:val="28"/>
          <w:highlight w:val="white"/>
          <w:lang w:val="en-US"/>
        </w:rPr>
        <w:t>argv</w:t>
      </w:r>
      <w:proofErr w:type="spellEnd"/>
      <w:proofErr w:type="gramEnd"/>
      <w:r w:rsidRPr="00C1337C">
        <w:rPr>
          <w:b/>
          <w:color w:val="000000"/>
          <w:sz w:val="28"/>
          <w:szCs w:val="28"/>
          <w:highlight w:val="white"/>
          <w:lang w:val="en-US"/>
        </w:rPr>
        <w:t>)</w:t>
      </w:r>
    </w:p>
    <w:p w14:paraId="00000453"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Dialog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QtWidgets</w:t>
      </w:r>
      <w:r w:rsidRPr="00C1337C">
        <w:rPr>
          <w:b/>
          <w:color w:val="000000"/>
          <w:sz w:val="28"/>
          <w:szCs w:val="28"/>
          <w:highlight w:val="white"/>
          <w:lang w:val="en-US"/>
        </w:rPr>
        <w:t>.</w:t>
      </w:r>
      <w:r w:rsidRPr="00C1337C">
        <w:rPr>
          <w:color w:val="000000"/>
          <w:sz w:val="28"/>
          <w:szCs w:val="28"/>
          <w:highlight w:val="white"/>
          <w:lang w:val="en-US"/>
        </w:rPr>
        <w:t>QDialog</w:t>
      </w:r>
      <w:proofErr w:type="spellEnd"/>
      <w:r w:rsidRPr="00C1337C">
        <w:rPr>
          <w:b/>
          <w:color w:val="000000"/>
          <w:sz w:val="28"/>
          <w:szCs w:val="28"/>
          <w:highlight w:val="white"/>
          <w:lang w:val="en-US"/>
        </w:rPr>
        <w:t>()</w:t>
      </w:r>
    </w:p>
    <w:p w14:paraId="00000454"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ui</w:t>
      </w:r>
      <w:proofErr w:type="spellEnd"/>
      <w:r w:rsidRPr="00C1337C">
        <w:rPr>
          <w:color w:val="000000"/>
          <w:sz w:val="28"/>
          <w:szCs w:val="28"/>
          <w:highlight w:val="white"/>
          <w:lang w:val="en-US"/>
        </w:rPr>
        <w:t xml:space="preserve"> </w:t>
      </w:r>
      <w:r w:rsidRPr="00C1337C">
        <w:rPr>
          <w:b/>
          <w:color w:val="000000"/>
          <w:sz w:val="28"/>
          <w:szCs w:val="28"/>
          <w:highlight w:val="white"/>
          <w:lang w:val="en-US"/>
        </w:rPr>
        <w:t>=</w:t>
      </w:r>
      <w:r w:rsidRPr="00C1337C">
        <w:rPr>
          <w:color w:val="000000"/>
          <w:sz w:val="28"/>
          <w:szCs w:val="28"/>
          <w:highlight w:val="white"/>
          <w:lang w:val="en-US"/>
        </w:rPr>
        <w:t xml:space="preserve"> </w:t>
      </w:r>
      <w:proofErr w:type="spellStart"/>
      <w:r w:rsidRPr="00C1337C">
        <w:rPr>
          <w:color w:val="000000"/>
          <w:sz w:val="28"/>
          <w:szCs w:val="28"/>
          <w:highlight w:val="white"/>
          <w:lang w:val="en-US"/>
        </w:rPr>
        <w:t>Ui_</w:t>
      </w:r>
      <w:proofErr w:type="gramStart"/>
      <w:r w:rsidRPr="00C1337C">
        <w:rPr>
          <w:color w:val="000000"/>
          <w:sz w:val="28"/>
          <w:szCs w:val="28"/>
          <w:highlight w:val="white"/>
          <w:lang w:val="en-US"/>
        </w:rPr>
        <w:t>Dialog</w:t>
      </w:r>
      <w:proofErr w:type="spellEnd"/>
      <w:r w:rsidRPr="00C1337C">
        <w:rPr>
          <w:b/>
          <w:color w:val="000000"/>
          <w:sz w:val="28"/>
          <w:szCs w:val="28"/>
          <w:highlight w:val="white"/>
          <w:lang w:val="en-US"/>
        </w:rPr>
        <w:t>(</w:t>
      </w:r>
      <w:proofErr w:type="gramEnd"/>
      <w:r w:rsidRPr="00C1337C">
        <w:rPr>
          <w:b/>
          <w:color w:val="000000"/>
          <w:sz w:val="28"/>
          <w:szCs w:val="28"/>
          <w:highlight w:val="white"/>
          <w:lang w:val="en-US"/>
        </w:rPr>
        <w:t>)</w:t>
      </w:r>
    </w:p>
    <w:p w14:paraId="00000455"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C1337C">
        <w:rPr>
          <w:color w:val="000000"/>
          <w:sz w:val="28"/>
          <w:szCs w:val="28"/>
          <w:highlight w:val="white"/>
          <w:lang w:val="en-US"/>
        </w:rPr>
        <w:t>ui</w:t>
      </w:r>
      <w:r w:rsidRPr="00C1337C">
        <w:rPr>
          <w:b/>
          <w:color w:val="000000"/>
          <w:sz w:val="28"/>
          <w:szCs w:val="28"/>
          <w:highlight w:val="white"/>
          <w:lang w:val="en-US"/>
        </w:rPr>
        <w:t>.</w:t>
      </w:r>
      <w:r w:rsidRPr="00C1337C">
        <w:rPr>
          <w:color w:val="000000"/>
          <w:sz w:val="28"/>
          <w:szCs w:val="28"/>
          <w:highlight w:val="white"/>
          <w:lang w:val="en-US"/>
        </w:rPr>
        <w:t>setupUi</w:t>
      </w:r>
      <w:proofErr w:type="spellEnd"/>
      <w:proofErr w:type="gramEnd"/>
      <w:r w:rsidRPr="00C1337C">
        <w:rPr>
          <w:b/>
          <w:color w:val="000000"/>
          <w:sz w:val="28"/>
          <w:szCs w:val="28"/>
          <w:highlight w:val="white"/>
          <w:lang w:val="en-US"/>
        </w:rPr>
        <w:t>(</w:t>
      </w:r>
      <w:r w:rsidRPr="00C1337C">
        <w:rPr>
          <w:color w:val="000000"/>
          <w:sz w:val="28"/>
          <w:szCs w:val="28"/>
          <w:highlight w:val="white"/>
          <w:lang w:val="en-US"/>
        </w:rPr>
        <w:t>Dialog</w:t>
      </w:r>
      <w:r w:rsidRPr="00C1337C">
        <w:rPr>
          <w:b/>
          <w:color w:val="000000"/>
          <w:sz w:val="28"/>
          <w:szCs w:val="28"/>
          <w:highlight w:val="white"/>
          <w:lang w:val="en-US"/>
        </w:rPr>
        <w:t>)</w:t>
      </w:r>
    </w:p>
    <w:p w14:paraId="00000456" w14:textId="77777777" w:rsidR="00C5037E" w:rsidRPr="00C1337C"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color w:val="000000"/>
          <w:sz w:val="28"/>
          <w:szCs w:val="28"/>
          <w:highlight w:val="white"/>
          <w:lang w:val="en-US"/>
        </w:rPr>
      </w:pPr>
      <w:r w:rsidRPr="00C1337C">
        <w:rPr>
          <w:color w:val="000000"/>
          <w:sz w:val="28"/>
          <w:szCs w:val="28"/>
          <w:highlight w:val="white"/>
          <w:lang w:val="en-US"/>
        </w:rPr>
        <w:t xml:space="preserve">    </w:t>
      </w:r>
      <w:proofErr w:type="spellStart"/>
      <w:r w:rsidRPr="00C1337C">
        <w:rPr>
          <w:color w:val="000000"/>
          <w:sz w:val="28"/>
          <w:szCs w:val="28"/>
          <w:highlight w:val="white"/>
          <w:lang w:val="en-US"/>
        </w:rPr>
        <w:t>Dialog</w:t>
      </w:r>
      <w:r w:rsidRPr="00C1337C">
        <w:rPr>
          <w:b/>
          <w:color w:val="000000"/>
          <w:sz w:val="28"/>
          <w:szCs w:val="28"/>
          <w:highlight w:val="white"/>
          <w:lang w:val="en-US"/>
        </w:rPr>
        <w:t>.</w:t>
      </w:r>
      <w:r w:rsidRPr="00C1337C">
        <w:rPr>
          <w:color w:val="000000"/>
          <w:sz w:val="28"/>
          <w:szCs w:val="28"/>
          <w:highlight w:val="white"/>
          <w:lang w:val="en-US"/>
        </w:rPr>
        <w:t>show</w:t>
      </w:r>
      <w:proofErr w:type="spellEnd"/>
      <w:r w:rsidRPr="00C1337C">
        <w:rPr>
          <w:b/>
          <w:color w:val="000000"/>
          <w:sz w:val="28"/>
          <w:szCs w:val="28"/>
          <w:highlight w:val="white"/>
          <w:lang w:val="en-US"/>
        </w:rPr>
        <w:t>()</w:t>
      </w:r>
    </w:p>
    <w:p w14:paraId="00000457" w14:textId="77777777" w:rsidR="00C5037E" w:rsidRPr="003F5137" w:rsidRDefault="00E71261" w:rsidP="0011058E">
      <w:pPr>
        <w:widowControl/>
        <w:pBdr>
          <w:top w:val="single" w:sz="4" w:space="1" w:color="000000"/>
          <w:left w:val="single" w:sz="4" w:space="4" w:color="000000"/>
          <w:bottom w:val="single" w:sz="4" w:space="1" w:color="000000"/>
          <w:right w:val="single" w:sz="4" w:space="4" w:color="000000"/>
        </w:pBdr>
        <w:spacing w:line="360" w:lineRule="auto"/>
        <w:jc w:val="both"/>
        <w:rPr>
          <w:b/>
          <w:color w:val="000000"/>
          <w:sz w:val="28"/>
          <w:szCs w:val="28"/>
          <w:highlight w:val="white"/>
          <w:lang w:val="en-US"/>
        </w:rPr>
      </w:pPr>
      <w:r w:rsidRPr="00C1337C">
        <w:rPr>
          <w:color w:val="000000"/>
          <w:sz w:val="28"/>
          <w:szCs w:val="28"/>
          <w:highlight w:val="white"/>
          <w:lang w:val="en-US"/>
        </w:rPr>
        <w:t xml:space="preserve">    </w:t>
      </w:r>
      <w:proofErr w:type="spellStart"/>
      <w:proofErr w:type="gramStart"/>
      <w:r w:rsidRPr="00FB64A8">
        <w:rPr>
          <w:color w:val="000000"/>
          <w:sz w:val="28"/>
          <w:szCs w:val="28"/>
          <w:highlight w:val="white"/>
          <w:lang w:val="en-US"/>
        </w:rPr>
        <w:t>sys</w:t>
      </w:r>
      <w:r w:rsidRPr="003F5137">
        <w:rPr>
          <w:b/>
          <w:color w:val="000000"/>
          <w:sz w:val="28"/>
          <w:szCs w:val="28"/>
          <w:highlight w:val="white"/>
          <w:lang w:val="en-US"/>
        </w:rPr>
        <w:t>.</w:t>
      </w:r>
      <w:r w:rsidRPr="00FB64A8">
        <w:rPr>
          <w:b/>
          <w:color w:val="000000"/>
          <w:sz w:val="28"/>
          <w:szCs w:val="28"/>
          <w:highlight w:val="white"/>
          <w:lang w:val="en-US"/>
        </w:rPr>
        <w:t>exit</w:t>
      </w:r>
      <w:proofErr w:type="spellEnd"/>
      <w:proofErr w:type="gramEnd"/>
      <w:r w:rsidRPr="003F5137">
        <w:rPr>
          <w:b/>
          <w:color w:val="000000"/>
          <w:sz w:val="28"/>
          <w:szCs w:val="28"/>
          <w:highlight w:val="white"/>
          <w:lang w:val="en-US"/>
        </w:rPr>
        <w:t>(</w:t>
      </w:r>
      <w:proofErr w:type="spellStart"/>
      <w:r w:rsidRPr="00FB64A8">
        <w:rPr>
          <w:color w:val="000000"/>
          <w:sz w:val="28"/>
          <w:szCs w:val="28"/>
          <w:highlight w:val="white"/>
          <w:lang w:val="en-US"/>
        </w:rPr>
        <w:t>app</w:t>
      </w:r>
      <w:r w:rsidRPr="003F5137">
        <w:rPr>
          <w:b/>
          <w:color w:val="000000"/>
          <w:sz w:val="28"/>
          <w:szCs w:val="28"/>
          <w:highlight w:val="white"/>
          <w:lang w:val="en-US"/>
        </w:rPr>
        <w:t>.</w:t>
      </w:r>
      <w:r w:rsidRPr="00FB64A8">
        <w:rPr>
          <w:color w:val="000000"/>
          <w:sz w:val="28"/>
          <w:szCs w:val="28"/>
          <w:highlight w:val="white"/>
          <w:lang w:val="en-US"/>
        </w:rPr>
        <w:t>exec</w:t>
      </w:r>
      <w:proofErr w:type="spellEnd"/>
      <w:r w:rsidRPr="003F5137">
        <w:rPr>
          <w:color w:val="000000"/>
          <w:sz w:val="28"/>
          <w:szCs w:val="28"/>
          <w:highlight w:val="white"/>
          <w:lang w:val="en-US"/>
        </w:rPr>
        <w:t>_</w:t>
      </w:r>
      <w:r w:rsidRPr="003F5137">
        <w:rPr>
          <w:b/>
          <w:color w:val="000000"/>
          <w:sz w:val="28"/>
          <w:szCs w:val="28"/>
          <w:highlight w:val="white"/>
          <w:lang w:val="en-US"/>
        </w:rPr>
        <w:t>())</w:t>
      </w:r>
    </w:p>
    <w:p w14:paraId="0ED29303" w14:textId="77777777" w:rsidR="00533F09" w:rsidRPr="003F5137" w:rsidRDefault="00533F09">
      <w:pPr>
        <w:pBdr>
          <w:top w:val="nil"/>
          <w:left w:val="nil"/>
          <w:bottom w:val="nil"/>
          <w:right w:val="nil"/>
          <w:between w:val="nil"/>
        </w:pBdr>
        <w:spacing w:line="360" w:lineRule="auto"/>
        <w:ind w:right="61"/>
        <w:jc w:val="both"/>
        <w:rPr>
          <w:b/>
          <w:color w:val="000000"/>
          <w:sz w:val="28"/>
          <w:szCs w:val="28"/>
          <w:lang w:val="en-US"/>
        </w:rPr>
      </w:pPr>
    </w:p>
    <w:p w14:paraId="0000046B" w14:textId="0856BEF1" w:rsidR="00C5037E" w:rsidRPr="007C3626" w:rsidRDefault="00C5037E" w:rsidP="00AA65AD">
      <w:pPr>
        <w:pBdr>
          <w:top w:val="nil"/>
          <w:left w:val="nil"/>
          <w:bottom w:val="nil"/>
          <w:right w:val="nil"/>
          <w:between w:val="nil"/>
        </w:pBdr>
        <w:spacing w:after="160"/>
        <w:rPr>
          <w:lang w:val="en-US"/>
        </w:rPr>
      </w:pPr>
      <w:bookmarkStart w:id="74" w:name="_heading=h.2bn6wsx" w:colFirst="0" w:colLast="0"/>
      <w:bookmarkEnd w:id="74"/>
    </w:p>
    <w:p w14:paraId="119E8B53"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45BB215A"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642D9004"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2B1FAF07"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503A17F4"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5D9EF7BF"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4C693726"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695BDB59"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4A6A1445"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0EA9EFDE"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1AF533F3"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0732F27E"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774C0C70"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20E9771E"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p w14:paraId="7BFB2184" w14:textId="77777777" w:rsidR="00AA65AD" w:rsidRPr="007C3626" w:rsidRDefault="00AA65AD" w:rsidP="00A956D9">
      <w:pPr>
        <w:pBdr>
          <w:top w:val="nil"/>
          <w:left w:val="nil"/>
          <w:bottom w:val="nil"/>
          <w:right w:val="nil"/>
          <w:between w:val="nil"/>
        </w:pBdr>
        <w:spacing w:line="360" w:lineRule="auto"/>
        <w:ind w:right="61"/>
        <w:jc w:val="both"/>
        <w:rPr>
          <w:color w:val="000000"/>
          <w:sz w:val="28"/>
          <w:szCs w:val="28"/>
          <w:lang w:val="en-US"/>
        </w:rPr>
      </w:pPr>
    </w:p>
    <w:bookmarkStart w:id="75" w:name="_Toc74560317" w:displacedByCustomXml="next"/>
    <w:bookmarkStart w:id="76" w:name="_Toc74560158" w:displacedByCustomXml="next"/>
    <w:sdt>
      <w:sdtPr>
        <w:rPr>
          <w:rStyle w:val="13"/>
          <w:spacing w:val="0"/>
        </w:rPr>
        <w:tag w:val="goog_rdk_60"/>
        <w:id w:val="583426523"/>
      </w:sdtPr>
      <w:sdtEndPr>
        <w:rPr>
          <w:rStyle w:val="a0"/>
          <w:rFonts w:eastAsia="Times New Roman"/>
          <w:b w:val="0"/>
          <w:bCs w:val="0"/>
          <w:color w:val="auto"/>
          <w:sz w:val="22"/>
          <w:szCs w:val="22"/>
        </w:rPr>
      </w:sdtEndPr>
      <w:sdtContent>
        <w:p w14:paraId="596EA7FE" w14:textId="77777777" w:rsidR="00AA65AD" w:rsidRPr="007C3626" w:rsidRDefault="00AA65AD" w:rsidP="00AA65AD">
          <w:pPr>
            <w:pBdr>
              <w:top w:val="nil"/>
              <w:left w:val="nil"/>
              <w:bottom w:val="nil"/>
              <w:right w:val="nil"/>
              <w:between w:val="nil"/>
            </w:pBdr>
            <w:spacing w:after="160"/>
            <w:ind w:firstLine="720"/>
            <w:rPr>
              <w:rFonts w:eastAsiaTheme="minorEastAsia"/>
              <w:b/>
              <w:bCs/>
              <w:color w:val="000000" w:themeColor="text1"/>
              <w:sz w:val="28"/>
              <w:szCs w:val="28"/>
              <w:lang w:val="en-US"/>
            </w:rPr>
          </w:pPr>
          <w:r w:rsidRPr="007C3626">
            <w:rPr>
              <w:rStyle w:val="13"/>
              <w:spacing w:val="0"/>
              <w:lang w:val="en-US"/>
            </w:rPr>
            <w:t xml:space="preserve">3.3 </w:t>
          </w:r>
          <w:r w:rsidRPr="00EB46EB">
            <w:rPr>
              <w:rStyle w:val="13"/>
              <w:spacing w:val="0"/>
            </w:rPr>
            <w:t>Интерфейс</w:t>
          </w:r>
          <w:r w:rsidRPr="007C3626">
            <w:rPr>
              <w:rStyle w:val="13"/>
              <w:spacing w:val="0"/>
              <w:lang w:val="en-US"/>
            </w:rPr>
            <w:t xml:space="preserve"> </w:t>
          </w:r>
          <w:r w:rsidRPr="00EB46EB">
            <w:rPr>
              <w:rStyle w:val="13"/>
              <w:spacing w:val="0"/>
            </w:rPr>
            <w:t>программного</w:t>
          </w:r>
          <w:r w:rsidRPr="007C3626">
            <w:rPr>
              <w:rStyle w:val="13"/>
              <w:spacing w:val="0"/>
              <w:lang w:val="en-US"/>
            </w:rPr>
            <w:t xml:space="preserve"> </w:t>
          </w:r>
          <w:r w:rsidRPr="00EB46EB">
            <w:rPr>
              <w:rStyle w:val="13"/>
              <w:spacing w:val="0"/>
            </w:rPr>
            <w:t>обеспечения</w:t>
          </w:r>
        </w:p>
        <w:bookmarkEnd w:id="75" w:displacedByCustomXml="next"/>
        <w:bookmarkEnd w:id="76" w:displacedByCustomXml="next"/>
      </w:sdtContent>
    </w:sdt>
    <w:p w14:paraId="329A02EA" w14:textId="77777777" w:rsidR="00AA65AD" w:rsidRPr="007C3626" w:rsidRDefault="00AA65AD" w:rsidP="00AA65AD">
      <w:pPr>
        <w:pBdr>
          <w:top w:val="nil"/>
          <w:left w:val="nil"/>
          <w:bottom w:val="nil"/>
          <w:right w:val="nil"/>
          <w:between w:val="nil"/>
        </w:pBdr>
        <w:spacing w:after="160"/>
        <w:rPr>
          <w:color w:val="000000"/>
          <w:sz w:val="28"/>
          <w:szCs w:val="28"/>
          <w:lang w:val="en-US"/>
        </w:rPr>
      </w:pPr>
    </w:p>
    <w:p w14:paraId="0000046C" w14:textId="66FDD324" w:rsidR="00C5037E" w:rsidRPr="00AA65AD" w:rsidRDefault="00E71261" w:rsidP="00AA65AD">
      <w:pPr>
        <w:pBdr>
          <w:top w:val="nil"/>
          <w:left w:val="nil"/>
          <w:bottom w:val="nil"/>
          <w:right w:val="nil"/>
          <w:between w:val="nil"/>
        </w:pBdr>
        <w:spacing w:after="160"/>
        <w:ind w:firstLine="720"/>
        <w:rPr>
          <w:rFonts w:eastAsiaTheme="minorEastAsia"/>
          <w:b/>
          <w:bCs/>
          <w:color w:val="000000" w:themeColor="text1"/>
          <w:sz w:val="28"/>
          <w:szCs w:val="28"/>
        </w:rPr>
      </w:pPr>
      <w:r>
        <w:rPr>
          <w:color w:val="000000"/>
          <w:sz w:val="28"/>
          <w:szCs w:val="28"/>
        </w:rPr>
        <w:t>Интерфейс программы выглядит следующим образом:</w:t>
      </w:r>
    </w:p>
    <w:p w14:paraId="0000046D" w14:textId="77777777" w:rsidR="00C5037E" w:rsidRDefault="00C5037E" w:rsidP="00A956D9">
      <w:pPr>
        <w:pBdr>
          <w:top w:val="nil"/>
          <w:left w:val="nil"/>
          <w:bottom w:val="nil"/>
          <w:right w:val="nil"/>
          <w:between w:val="nil"/>
        </w:pBdr>
        <w:spacing w:line="360" w:lineRule="auto"/>
        <w:ind w:right="61"/>
        <w:rPr>
          <w:color w:val="000000"/>
          <w:sz w:val="28"/>
          <w:szCs w:val="28"/>
        </w:rPr>
      </w:pPr>
    </w:p>
    <w:p w14:paraId="0000046E" w14:textId="77777777" w:rsidR="00C5037E" w:rsidRDefault="00E71261" w:rsidP="00A956D9">
      <w:pPr>
        <w:pBdr>
          <w:top w:val="nil"/>
          <w:left w:val="nil"/>
          <w:bottom w:val="nil"/>
          <w:right w:val="nil"/>
          <w:between w:val="nil"/>
        </w:pBdr>
        <w:spacing w:line="360" w:lineRule="auto"/>
        <w:ind w:right="61"/>
        <w:jc w:val="center"/>
        <w:rPr>
          <w:color w:val="000000"/>
          <w:sz w:val="28"/>
          <w:szCs w:val="28"/>
        </w:rPr>
      </w:pPr>
      <w:r>
        <w:rPr>
          <w:noProof/>
          <w:color w:val="000000"/>
          <w:sz w:val="28"/>
          <w:szCs w:val="28"/>
        </w:rPr>
        <w:drawing>
          <wp:inline distT="0" distB="0" distL="0" distR="0" wp14:anchorId="5A0B72B0" wp14:editId="043BA461">
            <wp:extent cx="4155951" cy="6331781"/>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l="31994" t="2014" r="33935" b="5704"/>
                    <a:stretch>
                      <a:fillRect/>
                    </a:stretch>
                  </pic:blipFill>
                  <pic:spPr>
                    <a:xfrm>
                      <a:off x="0" y="0"/>
                      <a:ext cx="4155951" cy="6331781"/>
                    </a:xfrm>
                    <a:prstGeom prst="rect">
                      <a:avLst/>
                    </a:prstGeom>
                    <a:ln/>
                  </pic:spPr>
                </pic:pic>
              </a:graphicData>
            </a:graphic>
          </wp:inline>
        </w:drawing>
      </w:r>
    </w:p>
    <w:p w14:paraId="0000046F" w14:textId="290C3BDF" w:rsidR="00C5037E" w:rsidRDefault="003A1E42" w:rsidP="00A956D9">
      <w:pPr>
        <w:pBdr>
          <w:top w:val="nil"/>
          <w:left w:val="nil"/>
          <w:bottom w:val="nil"/>
          <w:right w:val="nil"/>
          <w:between w:val="nil"/>
        </w:pBdr>
        <w:spacing w:line="360" w:lineRule="auto"/>
        <w:ind w:right="61"/>
        <w:jc w:val="center"/>
        <w:rPr>
          <w:color w:val="000000"/>
          <w:sz w:val="28"/>
          <w:szCs w:val="28"/>
        </w:rPr>
      </w:pPr>
      <w:r>
        <w:rPr>
          <w:color w:val="000000"/>
          <w:sz w:val="28"/>
          <w:szCs w:val="28"/>
        </w:rPr>
        <w:t>Рисунок</w:t>
      </w:r>
      <w:r w:rsidR="00E71261">
        <w:rPr>
          <w:color w:val="000000"/>
          <w:sz w:val="28"/>
          <w:szCs w:val="28"/>
        </w:rPr>
        <w:t xml:space="preserve"> 3.4</w:t>
      </w:r>
      <w:r>
        <w:rPr>
          <w:color w:val="000000"/>
          <w:sz w:val="28"/>
          <w:szCs w:val="28"/>
        </w:rPr>
        <w:t xml:space="preserve"> -</w:t>
      </w:r>
      <w:r w:rsidR="00E71261">
        <w:rPr>
          <w:color w:val="000000"/>
          <w:sz w:val="28"/>
          <w:szCs w:val="28"/>
        </w:rPr>
        <w:t xml:space="preserve"> Интерфейс рабочей программы</w:t>
      </w:r>
    </w:p>
    <w:p w14:paraId="00000470" w14:textId="77777777" w:rsidR="00C5037E" w:rsidRDefault="00C5037E" w:rsidP="00A956D9">
      <w:pPr>
        <w:pBdr>
          <w:top w:val="nil"/>
          <w:left w:val="nil"/>
          <w:bottom w:val="nil"/>
          <w:right w:val="nil"/>
          <w:between w:val="nil"/>
        </w:pBdr>
        <w:spacing w:line="360" w:lineRule="auto"/>
        <w:ind w:right="61"/>
        <w:jc w:val="center"/>
        <w:rPr>
          <w:color w:val="000000"/>
          <w:sz w:val="28"/>
          <w:szCs w:val="28"/>
        </w:rPr>
      </w:pPr>
    </w:p>
    <w:p w14:paraId="00000473" w14:textId="3DB3E928" w:rsidR="00C5037E" w:rsidRDefault="00E71261" w:rsidP="00A956D9">
      <w:pPr>
        <w:pBdr>
          <w:top w:val="nil"/>
          <w:left w:val="nil"/>
          <w:bottom w:val="nil"/>
          <w:right w:val="nil"/>
          <w:between w:val="nil"/>
        </w:pBdr>
        <w:spacing w:line="360" w:lineRule="auto"/>
        <w:ind w:right="61" w:firstLine="708"/>
        <w:jc w:val="both"/>
        <w:rPr>
          <w:ins w:id="77" w:author="Алексей Максимов" w:date="2021-06-12T09:11:00Z"/>
          <w:color w:val="000000"/>
          <w:sz w:val="28"/>
          <w:szCs w:val="28"/>
        </w:rPr>
      </w:pPr>
      <w:r>
        <w:rPr>
          <w:color w:val="000000"/>
          <w:sz w:val="28"/>
          <w:szCs w:val="28"/>
        </w:rPr>
        <w:t xml:space="preserve">В верхней части программы находится кнопка, с помощью которой выбирается файл для предсказания. После выбора звукового файла выводятся 2 картинки: звуковая волна и спектрограмма. В самом низу находится результат </w:t>
      </w:r>
      <w:r>
        <w:rPr>
          <w:color w:val="000000"/>
          <w:sz w:val="28"/>
          <w:szCs w:val="28"/>
        </w:rPr>
        <w:lastRenderedPageBreak/>
        <w:t>предсказания нейросетей. Если 1 нейросеть классифицирует запись как “не кашель”, то вторая нейросеть не срабатывает и не выводит результат.</w:t>
      </w:r>
    </w:p>
    <w:p w14:paraId="559D7795" w14:textId="77777777" w:rsidR="00A956D9" w:rsidRDefault="00B26CE1" w:rsidP="00A956D9">
      <w:pPr>
        <w:pBdr>
          <w:top w:val="nil"/>
          <w:left w:val="nil"/>
          <w:bottom w:val="nil"/>
          <w:right w:val="nil"/>
          <w:between w:val="nil"/>
        </w:pBdr>
        <w:spacing w:line="360" w:lineRule="auto"/>
        <w:ind w:right="61"/>
      </w:pPr>
      <w:sdt>
        <w:sdtPr>
          <w:tag w:val="goog_rdk_67"/>
          <w:id w:val="-207801051"/>
          <w:showingPlcHdr/>
        </w:sdtPr>
        <w:sdtEndPr/>
        <w:sdtContent>
          <w:r w:rsidR="00A956D9">
            <w:t xml:space="preserve">     </w:t>
          </w:r>
        </w:sdtContent>
      </w:sdt>
      <w:bookmarkStart w:id="78" w:name="_heading=h.qsh70q" w:colFirst="0" w:colLast="0"/>
      <w:bookmarkEnd w:id="78"/>
    </w:p>
    <w:p w14:paraId="0CD92F8C" w14:textId="77777777" w:rsidR="00B0513A" w:rsidRDefault="00B0513A" w:rsidP="00336788">
      <w:pPr>
        <w:pStyle w:val="12"/>
        <w:ind w:firstLine="708"/>
        <w:jc w:val="left"/>
        <w:rPr>
          <w:highlight w:val="white"/>
        </w:rPr>
      </w:pPr>
      <w:bookmarkStart w:id="79" w:name="_Toc74560159"/>
      <w:bookmarkStart w:id="80" w:name="_Toc74560318"/>
    </w:p>
    <w:p w14:paraId="00000475" w14:textId="46999440" w:rsidR="00C5037E" w:rsidRDefault="00E71261" w:rsidP="00336788">
      <w:pPr>
        <w:pStyle w:val="12"/>
        <w:ind w:firstLine="708"/>
        <w:jc w:val="left"/>
        <w:rPr>
          <w:highlight w:val="white"/>
        </w:rPr>
      </w:pPr>
      <w:r>
        <w:rPr>
          <w:highlight w:val="white"/>
        </w:rPr>
        <w:t>3.4 Примеры работы программы и обсуждение результатов</w:t>
      </w:r>
      <w:bookmarkEnd w:id="79"/>
      <w:bookmarkEnd w:id="80"/>
    </w:p>
    <w:p w14:paraId="00000476" w14:textId="77777777" w:rsidR="00C5037E" w:rsidRDefault="00C5037E" w:rsidP="00A956D9">
      <w:pPr>
        <w:pBdr>
          <w:top w:val="nil"/>
          <w:left w:val="nil"/>
          <w:bottom w:val="nil"/>
          <w:right w:val="nil"/>
          <w:between w:val="nil"/>
        </w:pBdr>
        <w:spacing w:line="360" w:lineRule="auto"/>
        <w:ind w:right="61"/>
        <w:jc w:val="center"/>
        <w:rPr>
          <w:color w:val="000000"/>
          <w:sz w:val="28"/>
          <w:szCs w:val="28"/>
          <w:highlight w:val="white"/>
        </w:rPr>
      </w:pPr>
    </w:p>
    <w:p w14:paraId="00000477" w14:textId="5829DB7C" w:rsidR="00C5037E" w:rsidRDefault="00E71261" w:rsidP="00A956D9">
      <w:pPr>
        <w:pBdr>
          <w:top w:val="nil"/>
          <w:left w:val="nil"/>
          <w:bottom w:val="nil"/>
          <w:right w:val="nil"/>
          <w:between w:val="nil"/>
        </w:pBdr>
        <w:spacing w:line="360" w:lineRule="auto"/>
        <w:ind w:right="61" w:firstLine="708"/>
        <w:jc w:val="both"/>
        <w:rPr>
          <w:color w:val="000000"/>
          <w:sz w:val="28"/>
          <w:szCs w:val="28"/>
          <w:highlight w:val="white"/>
        </w:rPr>
      </w:pPr>
      <w:r>
        <w:rPr>
          <w:color w:val="000000"/>
          <w:sz w:val="28"/>
          <w:szCs w:val="28"/>
          <w:highlight w:val="white"/>
        </w:rPr>
        <w:t xml:space="preserve">Сначала начнем с результатов обучения нейросетей. Точность 1 нейросети составляет 96%, второй – </w:t>
      </w:r>
      <w:r w:rsidR="00533F09">
        <w:rPr>
          <w:color w:val="000000"/>
          <w:sz w:val="28"/>
          <w:szCs w:val="28"/>
          <w:highlight w:val="white"/>
        </w:rPr>
        <w:t>85</w:t>
      </w:r>
      <w:r>
        <w:rPr>
          <w:color w:val="000000"/>
          <w:sz w:val="28"/>
          <w:szCs w:val="28"/>
          <w:highlight w:val="white"/>
        </w:rPr>
        <w:t xml:space="preserve">%. Данный результат является показателем хорошей работы </w:t>
      </w:r>
      <w:proofErr w:type="spellStart"/>
      <w:r>
        <w:rPr>
          <w:color w:val="000000"/>
          <w:sz w:val="28"/>
          <w:szCs w:val="28"/>
          <w:highlight w:val="white"/>
        </w:rPr>
        <w:t>сверточных</w:t>
      </w:r>
      <w:proofErr w:type="spellEnd"/>
      <w:r>
        <w:rPr>
          <w:color w:val="000000"/>
          <w:sz w:val="28"/>
          <w:szCs w:val="28"/>
          <w:highlight w:val="white"/>
        </w:rPr>
        <w:t xml:space="preserve"> нейросетей. Для сравнения точность обучения персептрона, способного классифицировать рукописные цифры с </w:t>
      </w:r>
      <w:proofErr w:type="spellStart"/>
      <w:r>
        <w:rPr>
          <w:color w:val="000000"/>
          <w:sz w:val="28"/>
          <w:szCs w:val="28"/>
          <w:highlight w:val="white"/>
        </w:rPr>
        <w:t>датасетом</w:t>
      </w:r>
      <w:proofErr w:type="spellEnd"/>
      <w:r>
        <w:rPr>
          <w:color w:val="000000"/>
          <w:sz w:val="28"/>
          <w:szCs w:val="28"/>
          <w:highlight w:val="white"/>
        </w:rPr>
        <w:t xml:space="preserve"> в 10000 записей в черно-белом формате составляет 90%. В нашем же случае мы используем цветные картинки </w:t>
      </w:r>
      <w:proofErr w:type="spellStart"/>
      <w:r>
        <w:rPr>
          <w:color w:val="000000"/>
          <w:sz w:val="28"/>
          <w:szCs w:val="28"/>
          <w:highlight w:val="white"/>
        </w:rPr>
        <w:t>масштабограмм</w:t>
      </w:r>
      <w:proofErr w:type="spellEnd"/>
      <w:r>
        <w:rPr>
          <w:color w:val="000000"/>
          <w:sz w:val="28"/>
          <w:szCs w:val="28"/>
          <w:highlight w:val="white"/>
        </w:rPr>
        <w:t xml:space="preserve"> и добиваемся схожих результатов при более сложных входных данных и </w:t>
      </w:r>
      <w:r w:rsidR="00533F09">
        <w:rPr>
          <w:color w:val="000000"/>
          <w:sz w:val="28"/>
          <w:szCs w:val="28"/>
          <w:highlight w:val="white"/>
        </w:rPr>
        <w:t xml:space="preserve">сильно </w:t>
      </w:r>
      <w:r>
        <w:rPr>
          <w:color w:val="000000"/>
          <w:sz w:val="28"/>
          <w:szCs w:val="28"/>
          <w:highlight w:val="white"/>
        </w:rPr>
        <w:t xml:space="preserve">меньшем </w:t>
      </w:r>
      <w:proofErr w:type="spellStart"/>
      <w:r>
        <w:rPr>
          <w:color w:val="000000"/>
          <w:sz w:val="28"/>
          <w:szCs w:val="28"/>
          <w:highlight w:val="white"/>
        </w:rPr>
        <w:t>датасете</w:t>
      </w:r>
      <w:proofErr w:type="spellEnd"/>
      <w:r>
        <w:rPr>
          <w:color w:val="000000"/>
          <w:sz w:val="28"/>
          <w:szCs w:val="28"/>
          <w:highlight w:val="white"/>
        </w:rPr>
        <w:t xml:space="preserve">. Очевидно, что точность 2 нейросети можно повысить практически до 99%, расширив </w:t>
      </w:r>
      <w:proofErr w:type="spellStart"/>
      <w:r>
        <w:rPr>
          <w:color w:val="000000"/>
          <w:sz w:val="28"/>
          <w:szCs w:val="28"/>
          <w:highlight w:val="white"/>
        </w:rPr>
        <w:t>датасет</w:t>
      </w:r>
      <w:proofErr w:type="spellEnd"/>
      <w:r>
        <w:rPr>
          <w:color w:val="000000"/>
          <w:sz w:val="28"/>
          <w:szCs w:val="28"/>
          <w:highlight w:val="white"/>
        </w:rPr>
        <w:t xml:space="preserve"> кашлей. </w:t>
      </w:r>
      <w:r w:rsidR="00533F09">
        <w:rPr>
          <w:color w:val="000000"/>
          <w:sz w:val="28"/>
          <w:szCs w:val="28"/>
          <w:highlight w:val="white"/>
        </w:rPr>
        <w:t xml:space="preserve">В </w:t>
      </w:r>
      <w:proofErr w:type="spellStart"/>
      <w:r w:rsidR="00533F09">
        <w:rPr>
          <w:color w:val="000000"/>
          <w:sz w:val="28"/>
          <w:szCs w:val="28"/>
          <w:highlight w:val="white"/>
        </w:rPr>
        <w:t>датасете</w:t>
      </w:r>
      <w:proofErr w:type="spellEnd"/>
      <w:r>
        <w:rPr>
          <w:color w:val="000000"/>
          <w:sz w:val="28"/>
          <w:szCs w:val="28"/>
          <w:highlight w:val="white"/>
        </w:rPr>
        <w:t xml:space="preserve"> было примерно 1</w:t>
      </w:r>
      <w:r w:rsidR="00533F09">
        <w:rPr>
          <w:color w:val="000000"/>
          <w:sz w:val="28"/>
          <w:szCs w:val="28"/>
          <w:highlight w:val="white"/>
        </w:rPr>
        <w:t>50</w:t>
      </w:r>
      <w:r>
        <w:rPr>
          <w:color w:val="000000"/>
          <w:sz w:val="28"/>
          <w:szCs w:val="28"/>
          <w:highlight w:val="white"/>
        </w:rPr>
        <w:t xml:space="preserve"> записей ковид больных и этого </w:t>
      </w:r>
      <w:proofErr w:type="gramStart"/>
      <w:r w:rsidR="00533F09">
        <w:rPr>
          <w:color w:val="000000"/>
          <w:sz w:val="28"/>
          <w:szCs w:val="28"/>
          <w:highlight w:val="white"/>
        </w:rPr>
        <w:t>оказалось  достаточно</w:t>
      </w:r>
      <w:proofErr w:type="gramEnd"/>
      <w:r w:rsidR="00533F09">
        <w:rPr>
          <w:color w:val="000000"/>
          <w:sz w:val="28"/>
          <w:szCs w:val="28"/>
          <w:highlight w:val="white"/>
        </w:rPr>
        <w:t xml:space="preserve"> </w:t>
      </w:r>
      <w:r>
        <w:rPr>
          <w:color w:val="000000"/>
          <w:sz w:val="28"/>
          <w:szCs w:val="28"/>
          <w:highlight w:val="white"/>
        </w:rPr>
        <w:t>для получения хороших результатов.</w:t>
      </w:r>
    </w:p>
    <w:p w14:paraId="00000478" w14:textId="77777777" w:rsidR="00C5037E" w:rsidRDefault="00C5037E" w:rsidP="00A956D9">
      <w:pPr>
        <w:pBdr>
          <w:top w:val="nil"/>
          <w:left w:val="nil"/>
          <w:bottom w:val="nil"/>
          <w:right w:val="nil"/>
          <w:between w:val="nil"/>
        </w:pBdr>
        <w:spacing w:line="360" w:lineRule="auto"/>
        <w:ind w:right="61"/>
        <w:jc w:val="both"/>
        <w:rPr>
          <w:color w:val="000000"/>
          <w:sz w:val="28"/>
          <w:szCs w:val="28"/>
          <w:highlight w:val="white"/>
        </w:rPr>
      </w:pPr>
    </w:p>
    <w:p w14:paraId="00000479" w14:textId="77777777" w:rsidR="00C5037E" w:rsidRDefault="00E71261" w:rsidP="00A956D9">
      <w:pPr>
        <w:pBdr>
          <w:top w:val="nil"/>
          <w:left w:val="nil"/>
          <w:bottom w:val="nil"/>
          <w:right w:val="nil"/>
          <w:between w:val="nil"/>
        </w:pBdr>
        <w:spacing w:line="360" w:lineRule="auto"/>
        <w:ind w:right="61" w:firstLine="708"/>
        <w:jc w:val="both"/>
        <w:rPr>
          <w:color w:val="000000"/>
          <w:sz w:val="28"/>
          <w:szCs w:val="28"/>
          <w:highlight w:val="white"/>
        </w:rPr>
      </w:pPr>
      <w:r>
        <w:rPr>
          <w:color w:val="000000"/>
          <w:sz w:val="28"/>
          <w:szCs w:val="28"/>
          <w:highlight w:val="white"/>
        </w:rPr>
        <w:t xml:space="preserve">Теперь рассмотрим несколько примеров </w:t>
      </w:r>
      <w:proofErr w:type="spellStart"/>
      <w:r>
        <w:rPr>
          <w:color w:val="000000"/>
          <w:sz w:val="28"/>
          <w:szCs w:val="28"/>
          <w:highlight w:val="white"/>
        </w:rPr>
        <w:t>скалограмм</w:t>
      </w:r>
      <w:proofErr w:type="spellEnd"/>
      <w:r>
        <w:rPr>
          <w:color w:val="000000"/>
          <w:sz w:val="28"/>
          <w:szCs w:val="28"/>
          <w:highlight w:val="white"/>
        </w:rPr>
        <w:t xml:space="preserve"> и визуально проанализируем их. Это поможет понять как нейросеть распознает разные типы кашлей и классифицирует их.</w:t>
      </w:r>
    </w:p>
    <w:p w14:paraId="0000047A" w14:textId="77777777" w:rsidR="00C5037E" w:rsidRDefault="00E71261" w:rsidP="00A956D9">
      <w:pPr>
        <w:pBdr>
          <w:top w:val="nil"/>
          <w:left w:val="nil"/>
          <w:bottom w:val="nil"/>
          <w:right w:val="nil"/>
          <w:between w:val="nil"/>
        </w:pBdr>
        <w:spacing w:line="360" w:lineRule="auto"/>
        <w:ind w:right="61" w:firstLine="708"/>
        <w:jc w:val="center"/>
        <w:rPr>
          <w:color w:val="000000"/>
          <w:sz w:val="28"/>
          <w:szCs w:val="28"/>
          <w:highlight w:val="white"/>
        </w:rPr>
      </w:pPr>
      <w:r>
        <w:rPr>
          <w:noProof/>
          <w:color w:val="000000"/>
          <w:sz w:val="28"/>
          <w:szCs w:val="28"/>
          <w:highlight w:val="white"/>
        </w:rPr>
        <w:lastRenderedPageBreak/>
        <w:drawing>
          <wp:inline distT="0" distB="0" distL="0" distR="0" wp14:anchorId="7F1DD9ED" wp14:editId="373E5E3F">
            <wp:extent cx="4346448" cy="3232442"/>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346448" cy="3232442"/>
                    </a:xfrm>
                    <a:prstGeom prst="rect">
                      <a:avLst/>
                    </a:prstGeom>
                    <a:ln/>
                  </pic:spPr>
                </pic:pic>
              </a:graphicData>
            </a:graphic>
          </wp:inline>
        </w:drawing>
      </w:r>
    </w:p>
    <w:sdt>
      <w:sdtPr>
        <w:tag w:val="goog_rdk_69"/>
        <w:id w:val="302590572"/>
      </w:sdtPr>
      <w:sdtEndPr/>
      <w:sdtContent>
        <w:p w14:paraId="0000047C" w14:textId="2A4FB095" w:rsidR="00C5037E" w:rsidRDefault="00B26CE1" w:rsidP="00A956D9">
          <w:pPr>
            <w:pBdr>
              <w:top w:val="nil"/>
              <w:left w:val="nil"/>
              <w:bottom w:val="nil"/>
              <w:right w:val="nil"/>
              <w:between w:val="nil"/>
            </w:pBdr>
            <w:spacing w:line="360" w:lineRule="auto"/>
            <w:ind w:right="61"/>
            <w:jc w:val="center"/>
            <w:rPr>
              <w:color w:val="000000"/>
              <w:sz w:val="28"/>
              <w:szCs w:val="28"/>
            </w:rPr>
          </w:pPr>
          <w:sdt>
            <w:sdtPr>
              <w:tag w:val="goog_rdk_68"/>
              <w:id w:val="628753717"/>
            </w:sdtPr>
            <w:sdtEndPr/>
            <w:sdtContent>
              <w:r w:rsidR="003A1E42" w:rsidRPr="003A1E42">
                <w:rPr>
                  <w:color w:val="000000"/>
                  <w:sz w:val="28"/>
                  <w:szCs w:val="28"/>
                </w:rPr>
                <w:t xml:space="preserve">Рисунок </w:t>
              </w:r>
              <w:r w:rsidR="00E71261" w:rsidRPr="003A1E42">
                <w:rPr>
                  <w:color w:val="000000"/>
                  <w:sz w:val="28"/>
                  <w:szCs w:val="28"/>
                </w:rPr>
                <w:t xml:space="preserve">3.5 </w:t>
              </w:r>
              <w:r w:rsidR="003A1E42" w:rsidRPr="003A1E42">
                <w:rPr>
                  <w:color w:val="000000"/>
                  <w:sz w:val="28"/>
                  <w:szCs w:val="28"/>
                </w:rPr>
                <w:t xml:space="preserve">- </w:t>
              </w:r>
              <w:r w:rsidR="00E71261" w:rsidRPr="003A1E42">
                <w:rPr>
                  <w:color w:val="000000"/>
                  <w:sz w:val="28"/>
                  <w:szCs w:val="28"/>
                </w:rPr>
                <w:t xml:space="preserve">Вейвлет - </w:t>
              </w:r>
              <w:proofErr w:type="spellStart"/>
              <w:r w:rsidR="00E71261" w:rsidRPr="003A1E42">
                <w:rPr>
                  <w:color w:val="000000"/>
                  <w:sz w:val="28"/>
                  <w:szCs w:val="28"/>
                </w:rPr>
                <w:t>ск</w:t>
              </w:r>
              <w:r w:rsidR="00533F09">
                <w:rPr>
                  <w:color w:val="000000"/>
                  <w:sz w:val="28"/>
                  <w:szCs w:val="28"/>
                </w:rPr>
                <w:t>ей</w:t>
              </w:r>
              <w:r w:rsidR="00E71261" w:rsidRPr="003A1E42">
                <w:rPr>
                  <w:color w:val="000000"/>
                  <w:sz w:val="28"/>
                  <w:szCs w:val="28"/>
                </w:rPr>
                <w:t>лограмма</w:t>
              </w:r>
              <w:proofErr w:type="spellEnd"/>
              <w:r w:rsidR="00E71261" w:rsidRPr="003A1E42">
                <w:rPr>
                  <w:color w:val="000000"/>
                  <w:sz w:val="28"/>
                  <w:szCs w:val="28"/>
                </w:rPr>
                <w:t xml:space="preserve"> </w:t>
              </w:r>
              <w:r w:rsidR="003A1E42">
                <w:rPr>
                  <w:color w:val="000000"/>
                  <w:sz w:val="28"/>
                  <w:szCs w:val="28"/>
                </w:rPr>
                <w:t xml:space="preserve">записи </w:t>
              </w:r>
              <w:r w:rsidR="00E71261" w:rsidRPr="003A1E42">
                <w:rPr>
                  <w:color w:val="000000"/>
                  <w:sz w:val="28"/>
                  <w:szCs w:val="28"/>
                </w:rPr>
                <w:t>обычного кашля</w:t>
              </w:r>
            </w:sdtContent>
          </w:sdt>
        </w:p>
      </w:sdtContent>
    </w:sdt>
    <w:p w14:paraId="0000047D" w14:textId="77777777" w:rsidR="00C5037E" w:rsidRDefault="00E71261" w:rsidP="00A956D9">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При обычном кашле мы наблюдаем большое пятно, наиболее мощный сигнал находится внутри. Интенсивность распределения мощностей внутри пятна относительно равномерна и к центру увеличивается. Данные особенности характерны для большинства записей обычных кашлей.</w:t>
      </w:r>
    </w:p>
    <w:p w14:paraId="0000047E" w14:textId="77777777" w:rsidR="00C5037E" w:rsidRDefault="00C5037E" w:rsidP="00A956D9">
      <w:pPr>
        <w:pBdr>
          <w:top w:val="nil"/>
          <w:left w:val="nil"/>
          <w:bottom w:val="nil"/>
          <w:right w:val="nil"/>
          <w:between w:val="nil"/>
        </w:pBdr>
        <w:spacing w:line="360" w:lineRule="auto"/>
        <w:ind w:right="61"/>
        <w:rPr>
          <w:color w:val="000000"/>
          <w:sz w:val="28"/>
          <w:szCs w:val="28"/>
        </w:rPr>
      </w:pPr>
    </w:p>
    <w:p w14:paraId="0000047F" w14:textId="77777777" w:rsidR="00C5037E" w:rsidRDefault="00E71261" w:rsidP="00A956D9">
      <w:pPr>
        <w:pBdr>
          <w:top w:val="nil"/>
          <w:left w:val="nil"/>
          <w:bottom w:val="nil"/>
          <w:right w:val="nil"/>
          <w:between w:val="nil"/>
        </w:pBdr>
        <w:spacing w:line="360" w:lineRule="auto"/>
        <w:ind w:right="61"/>
        <w:jc w:val="center"/>
        <w:rPr>
          <w:color w:val="000000"/>
          <w:sz w:val="28"/>
          <w:szCs w:val="28"/>
        </w:rPr>
      </w:pPr>
      <w:r>
        <w:rPr>
          <w:noProof/>
          <w:color w:val="000000"/>
          <w:sz w:val="28"/>
          <w:szCs w:val="28"/>
        </w:rPr>
        <w:drawing>
          <wp:inline distT="0" distB="0" distL="0" distR="0" wp14:anchorId="6EB2682E" wp14:editId="4D53AFFC">
            <wp:extent cx="4537710" cy="3373120"/>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537710" cy="3373120"/>
                    </a:xfrm>
                    <a:prstGeom prst="rect">
                      <a:avLst/>
                    </a:prstGeom>
                    <a:ln/>
                  </pic:spPr>
                </pic:pic>
              </a:graphicData>
            </a:graphic>
          </wp:inline>
        </w:drawing>
      </w:r>
    </w:p>
    <w:p w14:paraId="00000480" w14:textId="377E8AE2" w:rsidR="00C5037E" w:rsidRDefault="00E71261" w:rsidP="00A956D9">
      <w:pPr>
        <w:pBdr>
          <w:top w:val="nil"/>
          <w:left w:val="nil"/>
          <w:bottom w:val="nil"/>
          <w:right w:val="nil"/>
          <w:between w:val="nil"/>
        </w:pBdr>
        <w:spacing w:line="360" w:lineRule="auto"/>
        <w:ind w:right="61"/>
        <w:jc w:val="center"/>
        <w:rPr>
          <w:color w:val="000000"/>
          <w:sz w:val="28"/>
          <w:szCs w:val="28"/>
        </w:rPr>
      </w:pPr>
      <w:r>
        <w:rPr>
          <w:color w:val="000000"/>
          <w:sz w:val="28"/>
          <w:szCs w:val="28"/>
        </w:rPr>
        <w:t>Рис</w:t>
      </w:r>
      <w:r w:rsidR="003A1E42">
        <w:rPr>
          <w:color w:val="000000"/>
          <w:sz w:val="28"/>
          <w:szCs w:val="28"/>
        </w:rPr>
        <w:t xml:space="preserve">унок </w:t>
      </w:r>
      <w:r>
        <w:rPr>
          <w:color w:val="000000"/>
          <w:sz w:val="28"/>
          <w:szCs w:val="28"/>
        </w:rPr>
        <w:t xml:space="preserve">3.6 </w:t>
      </w:r>
      <w:r w:rsidR="003A1E42">
        <w:rPr>
          <w:color w:val="000000"/>
          <w:sz w:val="28"/>
          <w:szCs w:val="28"/>
        </w:rPr>
        <w:t xml:space="preserve">- </w:t>
      </w:r>
      <w:r>
        <w:rPr>
          <w:color w:val="000000"/>
          <w:sz w:val="28"/>
          <w:szCs w:val="28"/>
        </w:rPr>
        <w:t xml:space="preserve">Вейвлет - </w:t>
      </w:r>
      <w:proofErr w:type="spellStart"/>
      <w:r>
        <w:rPr>
          <w:color w:val="000000"/>
          <w:sz w:val="28"/>
          <w:szCs w:val="28"/>
        </w:rPr>
        <w:t>ск</w:t>
      </w:r>
      <w:r w:rsidR="00533F09">
        <w:rPr>
          <w:color w:val="000000"/>
          <w:sz w:val="28"/>
          <w:szCs w:val="28"/>
        </w:rPr>
        <w:t>ей</w:t>
      </w:r>
      <w:r>
        <w:rPr>
          <w:color w:val="000000"/>
          <w:sz w:val="28"/>
          <w:szCs w:val="28"/>
        </w:rPr>
        <w:t>лограмма</w:t>
      </w:r>
      <w:proofErr w:type="spellEnd"/>
      <w:r>
        <w:rPr>
          <w:color w:val="000000"/>
          <w:sz w:val="28"/>
          <w:szCs w:val="28"/>
        </w:rPr>
        <w:t xml:space="preserve"> продуктивного кашля</w:t>
      </w:r>
    </w:p>
    <w:p w14:paraId="00000481" w14:textId="77777777" w:rsidR="00C5037E" w:rsidRDefault="00C5037E" w:rsidP="00A956D9">
      <w:pPr>
        <w:pBdr>
          <w:top w:val="nil"/>
          <w:left w:val="nil"/>
          <w:bottom w:val="nil"/>
          <w:right w:val="nil"/>
          <w:between w:val="nil"/>
        </w:pBdr>
        <w:spacing w:line="360" w:lineRule="auto"/>
        <w:ind w:right="61"/>
        <w:jc w:val="center"/>
        <w:rPr>
          <w:color w:val="000000"/>
          <w:sz w:val="28"/>
          <w:szCs w:val="28"/>
        </w:rPr>
      </w:pPr>
    </w:p>
    <w:p w14:paraId="00000482" w14:textId="3682E28A" w:rsidR="00C5037E" w:rsidRDefault="00E71261" w:rsidP="00A956D9">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Можно наблюдать, что пятно заметно уже, по сравнению с обычным кашлем. В остальном </w:t>
      </w:r>
      <w:proofErr w:type="spellStart"/>
      <w:r>
        <w:rPr>
          <w:color w:val="000000"/>
          <w:sz w:val="28"/>
          <w:szCs w:val="28"/>
        </w:rPr>
        <w:t>ск</w:t>
      </w:r>
      <w:r w:rsidR="00533F09">
        <w:rPr>
          <w:color w:val="000000"/>
          <w:sz w:val="28"/>
          <w:szCs w:val="28"/>
        </w:rPr>
        <w:t>ей</w:t>
      </w:r>
      <w:r>
        <w:rPr>
          <w:color w:val="000000"/>
          <w:sz w:val="28"/>
          <w:szCs w:val="28"/>
        </w:rPr>
        <w:t>лограммы</w:t>
      </w:r>
      <w:proofErr w:type="spellEnd"/>
      <w:r>
        <w:rPr>
          <w:color w:val="000000"/>
          <w:sz w:val="28"/>
          <w:szCs w:val="28"/>
        </w:rPr>
        <w:t xml:space="preserve"> схожи.</w:t>
      </w:r>
    </w:p>
    <w:p w14:paraId="00000483" w14:textId="77777777" w:rsidR="00C5037E" w:rsidRDefault="00E71261" w:rsidP="00A956D9">
      <w:pPr>
        <w:pBdr>
          <w:top w:val="nil"/>
          <w:left w:val="nil"/>
          <w:bottom w:val="nil"/>
          <w:right w:val="nil"/>
          <w:between w:val="nil"/>
        </w:pBdr>
        <w:spacing w:line="360" w:lineRule="auto"/>
        <w:ind w:right="61"/>
        <w:jc w:val="center"/>
        <w:rPr>
          <w:color w:val="000000"/>
          <w:sz w:val="28"/>
          <w:szCs w:val="28"/>
        </w:rPr>
      </w:pPr>
      <w:r>
        <w:rPr>
          <w:noProof/>
          <w:color w:val="000000"/>
          <w:sz w:val="28"/>
          <w:szCs w:val="28"/>
        </w:rPr>
        <w:drawing>
          <wp:inline distT="0" distB="0" distL="0" distR="0" wp14:anchorId="1E933961" wp14:editId="110D081F">
            <wp:extent cx="4537710" cy="337312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537710" cy="3373120"/>
                    </a:xfrm>
                    <a:prstGeom prst="rect">
                      <a:avLst/>
                    </a:prstGeom>
                    <a:ln/>
                  </pic:spPr>
                </pic:pic>
              </a:graphicData>
            </a:graphic>
          </wp:inline>
        </w:drawing>
      </w:r>
    </w:p>
    <w:p w14:paraId="00000484" w14:textId="6356580E" w:rsidR="00C5037E" w:rsidRDefault="00E71261" w:rsidP="00A956D9">
      <w:pPr>
        <w:pBdr>
          <w:top w:val="nil"/>
          <w:left w:val="nil"/>
          <w:bottom w:val="nil"/>
          <w:right w:val="nil"/>
          <w:between w:val="nil"/>
        </w:pBdr>
        <w:spacing w:line="360" w:lineRule="auto"/>
        <w:ind w:right="61"/>
        <w:jc w:val="center"/>
        <w:rPr>
          <w:color w:val="000000"/>
          <w:sz w:val="28"/>
          <w:szCs w:val="28"/>
        </w:rPr>
      </w:pPr>
      <w:r>
        <w:rPr>
          <w:color w:val="000000"/>
          <w:sz w:val="28"/>
          <w:szCs w:val="28"/>
        </w:rPr>
        <w:t>Рис</w:t>
      </w:r>
      <w:r w:rsidR="003A1E42">
        <w:rPr>
          <w:color w:val="000000"/>
          <w:sz w:val="28"/>
          <w:szCs w:val="28"/>
        </w:rPr>
        <w:t xml:space="preserve">унок </w:t>
      </w:r>
      <w:r>
        <w:rPr>
          <w:color w:val="000000"/>
          <w:sz w:val="28"/>
          <w:szCs w:val="28"/>
        </w:rPr>
        <w:t>3.7</w:t>
      </w:r>
      <w:r w:rsidR="003A1E42">
        <w:rPr>
          <w:color w:val="000000"/>
          <w:sz w:val="28"/>
          <w:szCs w:val="28"/>
        </w:rPr>
        <w:t xml:space="preserve"> -</w:t>
      </w:r>
      <w:r>
        <w:rPr>
          <w:color w:val="000000"/>
          <w:sz w:val="28"/>
          <w:szCs w:val="28"/>
        </w:rPr>
        <w:t xml:space="preserve"> Вейвлет - </w:t>
      </w:r>
      <w:proofErr w:type="spellStart"/>
      <w:r>
        <w:rPr>
          <w:color w:val="000000"/>
          <w:sz w:val="28"/>
          <w:szCs w:val="28"/>
        </w:rPr>
        <w:t>скалограмма</w:t>
      </w:r>
      <w:proofErr w:type="spellEnd"/>
      <w:r>
        <w:rPr>
          <w:color w:val="000000"/>
          <w:sz w:val="28"/>
          <w:szCs w:val="28"/>
        </w:rPr>
        <w:t xml:space="preserve"> свистящего кашля</w:t>
      </w:r>
    </w:p>
    <w:p w14:paraId="00000485" w14:textId="77777777" w:rsidR="00C5037E" w:rsidRDefault="00C5037E" w:rsidP="00A956D9">
      <w:pPr>
        <w:pBdr>
          <w:top w:val="nil"/>
          <w:left w:val="nil"/>
          <w:bottom w:val="nil"/>
          <w:right w:val="nil"/>
          <w:between w:val="nil"/>
        </w:pBdr>
        <w:spacing w:line="360" w:lineRule="auto"/>
        <w:ind w:right="61"/>
        <w:jc w:val="center"/>
        <w:rPr>
          <w:color w:val="000000"/>
          <w:sz w:val="28"/>
          <w:szCs w:val="28"/>
        </w:rPr>
      </w:pPr>
    </w:p>
    <w:p w14:paraId="00000486" w14:textId="77777777" w:rsidR="00C5037E" w:rsidRDefault="00E71261" w:rsidP="00A956D9">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При свистящем кашле это пятно еще более вытянуто по сравнению с продуктивным кашлем.</w:t>
      </w:r>
    </w:p>
    <w:p w14:paraId="00000487" w14:textId="77777777" w:rsidR="00C5037E" w:rsidRDefault="00C5037E" w:rsidP="00A956D9">
      <w:pPr>
        <w:pBdr>
          <w:top w:val="nil"/>
          <w:left w:val="nil"/>
          <w:bottom w:val="nil"/>
          <w:right w:val="nil"/>
          <w:between w:val="nil"/>
        </w:pBdr>
        <w:spacing w:line="360" w:lineRule="auto"/>
        <w:ind w:right="61"/>
        <w:rPr>
          <w:color w:val="000000"/>
          <w:sz w:val="28"/>
          <w:szCs w:val="28"/>
        </w:rPr>
      </w:pPr>
    </w:p>
    <w:p w14:paraId="00000488" w14:textId="77777777" w:rsidR="00C5037E" w:rsidRDefault="00E71261" w:rsidP="00A956D9">
      <w:pPr>
        <w:pBdr>
          <w:top w:val="nil"/>
          <w:left w:val="nil"/>
          <w:bottom w:val="nil"/>
          <w:right w:val="nil"/>
          <w:between w:val="nil"/>
        </w:pBdr>
        <w:spacing w:line="360" w:lineRule="auto"/>
        <w:ind w:right="61"/>
        <w:jc w:val="center"/>
        <w:rPr>
          <w:color w:val="000000"/>
          <w:sz w:val="28"/>
          <w:szCs w:val="28"/>
        </w:rPr>
      </w:pPr>
      <w:r>
        <w:rPr>
          <w:noProof/>
          <w:color w:val="000000"/>
          <w:sz w:val="28"/>
          <w:szCs w:val="28"/>
        </w:rPr>
        <w:lastRenderedPageBreak/>
        <w:drawing>
          <wp:inline distT="0" distB="0" distL="0" distR="0" wp14:anchorId="3BFD447C" wp14:editId="7E391DDD">
            <wp:extent cx="4537710" cy="337312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537710" cy="3373120"/>
                    </a:xfrm>
                    <a:prstGeom prst="rect">
                      <a:avLst/>
                    </a:prstGeom>
                    <a:ln/>
                  </pic:spPr>
                </pic:pic>
              </a:graphicData>
            </a:graphic>
          </wp:inline>
        </w:drawing>
      </w:r>
    </w:p>
    <w:p w14:paraId="00000489" w14:textId="77777777" w:rsidR="00C5037E" w:rsidRDefault="00C5037E" w:rsidP="00A956D9">
      <w:pPr>
        <w:pBdr>
          <w:top w:val="nil"/>
          <w:left w:val="nil"/>
          <w:bottom w:val="nil"/>
          <w:right w:val="nil"/>
          <w:between w:val="nil"/>
        </w:pBdr>
        <w:spacing w:line="360" w:lineRule="auto"/>
        <w:ind w:right="61"/>
        <w:rPr>
          <w:color w:val="000000"/>
          <w:sz w:val="28"/>
          <w:szCs w:val="28"/>
        </w:rPr>
      </w:pPr>
    </w:p>
    <w:p w14:paraId="0000048A" w14:textId="57430F69" w:rsidR="00C5037E" w:rsidRDefault="00E71261" w:rsidP="00A956D9">
      <w:pPr>
        <w:pBdr>
          <w:top w:val="nil"/>
          <w:left w:val="nil"/>
          <w:bottom w:val="nil"/>
          <w:right w:val="nil"/>
          <w:between w:val="nil"/>
        </w:pBdr>
        <w:spacing w:line="360" w:lineRule="auto"/>
        <w:ind w:right="61"/>
        <w:jc w:val="center"/>
        <w:rPr>
          <w:color w:val="000000"/>
          <w:sz w:val="28"/>
          <w:szCs w:val="28"/>
        </w:rPr>
      </w:pPr>
      <w:r>
        <w:rPr>
          <w:color w:val="000000"/>
          <w:sz w:val="28"/>
          <w:szCs w:val="28"/>
        </w:rPr>
        <w:t>Рис</w:t>
      </w:r>
      <w:r w:rsidR="003A1E42">
        <w:rPr>
          <w:color w:val="000000"/>
          <w:sz w:val="28"/>
          <w:szCs w:val="28"/>
        </w:rPr>
        <w:t xml:space="preserve">унок </w:t>
      </w:r>
      <w:r>
        <w:rPr>
          <w:color w:val="000000"/>
          <w:sz w:val="28"/>
          <w:szCs w:val="28"/>
        </w:rPr>
        <w:t xml:space="preserve">3.8 </w:t>
      </w:r>
      <w:r w:rsidR="003A1E42">
        <w:rPr>
          <w:color w:val="000000"/>
          <w:sz w:val="28"/>
          <w:szCs w:val="28"/>
        </w:rPr>
        <w:t xml:space="preserve">- </w:t>
      </w:r>
      <w:r>
        <w:rPr>
          <w:color w:val="000000"/>
          <w:sz w:val="28"/>
          <w:szCs w:val="28"/>
        </w:rPr>
        <w:t xml:space="preserve">Вейвлет - </w:t>
      </w:r>
      <w:proofErr w:type="spellStart"/>
      <w:r>
        <w:rPr>
          <w:color w:val="000000"/>
          <w:sz w:val="28"/>
          <w:szCs w:val="28"/>
        </w:rPr>
        <w:t>ск</w:t>
      </w:r>
      <w:r w:rsidR="00AA65AD">
        <w:rPr>
          <w:color w:val="000000"/>
          <w:sz w:val="28"/>
          <w:szCs w:val="28"/>
        </w:rPr>
        <w:t>ей</w:t>
      </w:r>
      <w:r>
        <w:rPr>
          <w:color w:val="000000"/>
          <w:sz w:val="28"/>
          <w:szCs w:val="28"/>
        </w:rPr>
        <w:t>лограмма</w:t>
      </w:r>
      <w:proofErr w:type="spellEnd"/>
      <w:r>
        <w:rPr>
          <w:color w:val="000000"/>
          <w:sz w:val="28"/>
          <w:szCs w:val="28"/>
        </w:rPr>
        <w:t xml:space="preserve"> ковид кашля</w:t>
      </w:r>
    </w:p>
    <w:p w14:paraId="0000048B" w14:textId="77777777" w:rsidR="00C5037E" w:rsidRDefault="00C5037E" w:rsidP="00A956D9">
      <w:pPr>
        <w:pBdr>
          <w:top w:val="nil"/>
          <w:left w:val="nil"/>
          <w:bottom w:val="nil"/>
          <w:right w:val="nil"/>
          <w:between w:val="nil"/>
        </w:pBdr>
        <w:spacing w:line="360" w:lineRule="auto"/>
        <w:ind w:right="61"/>
        <w:jc w:val="center"/>
        <w:rPr>
          <w:color w:val="000000"/>
          <w:sz w:val="28"/>
          <w:szCs w:val="28"/>
        </w:rPr>
      </w:pPr>
    </w:p>
    <w:p w14:paraId="0000048C" w14:textId="77777777" w:rsidR="00C5037E" w:rsidRDefault="00E71261" w:rsidP="00A956D9">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В случае ковид кашля пятно вытянуто еще сильнее и представляет из себя полуовал.</w:t>
      </w:r>
    </w:p>
    <w:p w14:paraId="0000048D" w14:textId="77777777" w:rsidR="00C5037E" w:rsidRDefault="00E71261" w:rsidP="00A956D9">
      <w:pPr>
        <w:pBdr>
          <w:top w:val="nil"/>
          <w:left w:val="nil"/>
          <w:bottom w:val="nil"/>
          <w:right w:val="nil"/>
          <w:between w:val="nil"/>
        </w:pBdr>
        <w:spacing w:line="360" w:lineRule="auto"/>
        <w:ind w:right="61" w:firstLine="708"/>
        <w:jc w:val="both"/>
        <w:rPr>
          <w:color w:val="000000"/>
          <w:sz w:val="28"/>
          <w:szCs w:val="28"/>
        </w:rPr>
      </w:pPr>
      <w:r>
        <w:rPr>
          <w:color w:val="000000"/>
          <w:sz w:val="28"/>
          <w:szCs w:val="28"/>
        </w:rPr>
        <w:t xml:space="preserve">Рассмотрев основные характеристики, можно понять как </w:t>
      </w:r>
      <w:proofErr w:type="spellStart"/>
      <w:r>
        <w:rPr>
          <w:color w:val="000000"/>
          <w:sz w:val="28"/>
          <w:szCs w:val="28"/>
        </w:rPr>
        <w:t>сверточная</w:t>
      </w:r>
      <w:proofErr w:type="spellEnd"/>
      <w:r>
        <w:rPr>
          <w:color w:val="000000"/>
          <w:sz w:val="28"/>
          <w:szCs w:val="28"/>
        </w:rPr>
        <w:t xml:space="preserve"> нейросеть классифицировала записи. Высокая точность при этом </w:t>
      </w:r>
      <w:proofErr w:type="spellStart"/>
      <w:r>
        <w:rPr>
          <w:color w:val="000000"/>
          <w:sz w:val="28"/>
          <w:szCs w:val="28"/>
        </w:rPr>
        <w:t>обьясняется</w:t>
      </w:r>
      <w:proofErr w:type="spellEnd"/>
      <w:r>
        <w:rPr>
          <w:color w:val="000000"/>
          <w:sz w:val="28"/>
          <w:szCs w:val="28"/>
        </w:rPr>
        <w:t xml:space="preserve"> особенностями </w:t>
      </w:r>
      <w:proofErr w:type="spellStart"/>
      <w:r>
        <w:rPr>
          <w:color w:val="000000"/>
          <w:sz w:val="28"/>
          <w:szCs w:val="28"/>
        </w:rPr>
        <w:t>сверточной</w:t>
      </w:r>
      <w:proofErr w:type="spellEnd"/>
      <w:r>
        <w:rPr>
          <w:color w:val="000000"/>
          <w:sz w:val="28"/>
          <w:szCs w:val="28"/>
        </w:rPr>
        <w:t xml:space="preserve"> нейросети, благодаря которым она может искать определенные контуры и особенности по всему изображению, даже если контур (например пятно или несколько пятен в нашем случае) меньше, чем в обучающей выборке. В этом состоит основное отличие </w:t>
      </w:r>
      <w:proofErr w:type="spellStart"/>
      <w:r>
        <w:rPr>
          <w:color w:val="000000"/>
          <w:sz w:val="28"/>
          <w:szCs w:val="28"/>
        </w:rPr>
        <w:t>сверточной</w:t>
      </w:r>
      <w:proofErr w:type="spellEnd"/>
      <w:r>
        <w:rPr>
          <w:color w:val="000000"/>
          <w:sz w:val="28"/>
          <w:szCs w:val="28"/>
        </w:rPr>
        <w:t xml:space="preserve"> нейросети от других типов нейросетей, что позволяет ей классифицировать изображения с высокой точностью.</w:t>
      </w:r>
    </w:p>
    <w:p w14:paraId="0FDC8FAA" w14:textId="77777777" w:rsidR="00AA65AD" w:rsidRDefault="00AA65AD">
      <w:pPr>
        <w:pStyle w:val="1"/>
        <w:jc w:val="center"/>
      </w:pPr>
      <w:bookmarkStart w:id="81" w:name="_heading=h.3as4poj" w:colFirst="0" w:colLast="0"/>
      <w:bookmarkStart w:id="82" w:name="_Toc74560160"/>
      <w:bookmarkStart w:id="83" w:name="_Toc74560319"/>
      <w:bookmarkEnd w:id="81"/>
    </w:p>
    <w:p w14:paraId="1DFF885C" w14:textId="77777777" w:rsidR="00AA65AD" w:rsidRDefault="00AA65AD">
      <w:pPr>
        <w:pStyle w:val="1"/>
        <w:jc w:val="center"/>
      </w:pPr>
    </w:p>
    <w:p w14:paraId="0FB5F7ED" w14:textId="77777777" w:rsidR="00AA65AD" w:rsidRDefault="00AA65AD">
      <w:pPr>
        <w:pStyle w:val="1"/>
        <w:jc w:val="center"/>
      </w:pPr>
    </w:p>
    <w:p w14:paraId="1D691C47" w14:textId="77777777" w:rsidR="00AA65AD" w:rsidRDefault="00AA65AD">
      <w:pPr>
        <w:pStyle w:val="1"/>
        <w:jc w:val="center"/>
      </w:pPr>
    </w:p>
    <w:p w14:paraId="030FCD4E" w14:textId="77777777" w:rsidR="00AA65AD" w:rsidRDefault="00AA65AD">
      <w:pPr>
        <w:pStyle w:val="1"/>
        <w:jc w:val="center"/>
      </w:pPr>
    </w:p>
    <w:p w14:paraId="1704E308" w14:textId="77777777" w:rsidR="00AA65AD" w:rsidRDefault="00AA65AD">
      <w:pPr>
        <w:pStyle w:val="1"/>
        <w:jc w:val="center"/>
      </w:pPr>
    </w:p>
    <w:p w14:paraId="0D348DB2" w14:textId="77777777" w:rsidR="00AA65AD" w:rsidRDefault="00AA65AD">
      <w:pPr>
        <w:pStyle w:val="1"/>
        <w:jc w:val="center"/>
      </w:pPr>
    </w:p>
    <w:p w14:paraId="2F68DB54" w14:textId="77777777" w:rsidR="00AA65AD" w:rsidRDefault="00AA65AD">
      <w:pPr>
        <w:pStyle w:val="1"/>
        <w:jc w:val="center"/>
      </w:pPr>
    </w:p>
    <w:p w14:paraId="000004A2" w14:textId="342CA2A8" w:rsidR="00C5037E" w:rsidRDefault="00E71261">
      <w:pPr>
        <w:pStyle w:val="1"/>
        <w:jc w:val="center"/>
      </w:pPr>
      <w:r>
        <w:lastRenderedPageBreak/>
        <w:t>ЗАКЛЮЧЕНИЕ</w:t>
      </w:r>
      <w:bookmarkEnd w:id="82"/>
      <w:bookmarkEnd w:id="83"/>
    </w:p>
    <w:p w14:paraId="000004A3" w14:textId="77777777" w:rsidR="00C5037E" w:rsidRDefault="00C5037E">
      <w:pPr>
        <w:widowControl/>
        <w:shd w:val="clear" w:color="auto" w:fill="FFFFFF"/>
        <w:spacing w:line="360" w:lineRule="auto"/>
        <w:jc w:val="center"/>
        <w:rPr>
          <w:b/>
          <w:color w:val="000000"/>
          <w:sz w:val="28"/>
          <w:szCs w:val="28"/>
        </w:rPr>
      </w:pPr>
    </w:p>
    <w:p w14:paraId="07D860C7" w14:textId="77777777" w:rsidR="00B0513A" w:rsidRPr="00B0513A" w:rsidRDefault="00B0513A" w:rsidP="00B0513A">
      <w:pPr>
        <w:pBdr>
          <w:top w:val="nil"/>
          <w:left w:val="nil"/>
          <w:bottom w:val="nil"/>
          <w:right w:val="nil"/>
          <w:between w:val="nil"/>
        </w:pBdr>
        <w:spacing w:line="360" w:lineRule="auto"/>
        <w:ind w:firstLine="720"/>
        <w:jc w:val="both"/>
        <w:rPr>
          <w:color w:val="000000"/>
          <w:sz w:val="28"/>
          <w:szCs w:val="28"/>
        </w:rPr>
      </w:pPr>
      <w:r w:rsidRPr="00B0513A">
        <w:rPr>
          <w:color w:val="000000"/>
          <w:sz w:val="28"/>
          <w:szCs w:val="28"/>
        </w:rPr>
        <w:t>В результате проделанной работы было реализовано приложение анализа респираторной активности, которое позволяет конвертировать имеющиеся записи кашлей в .</w:t>
      </w:r>
      <w:proofErr w:type="spellStart"/>
      <w:r w:rsidRPr="00B0513A">
        <w:rPr>
          <w:color w:val="000000"/>
          <w:sz w:val="28"/>
          <w:szCs w:val="28"/>
        </w:rPr>
        <w:t>wav</w:t>
      </w:r>
      <w:proofErr w:type="spellEnd"/>
      <w:r w:rsidRPr="00B0513A">
        <w:rPr>
          <w:color w:val="000000"/>
          <w:sz w:val="28"/>
          <w:szCs w:val="28"/>
        </w:rPr>
        <w:t xml:space="preserve"> формат, производить вейвлет преобразование записей, отделять записи кашля от речи и посторонних шумов, классифицировать записи по заболеваниям (с разделением на обычные, продуктивные и свистящие, а также записи Covid больных), делать предсказания по тестовым записям на принадлежность к какому-либо классу.</w:t>
      </w:r>
    </w:p>
    <w:p w14:paraId="1305744F" w14:textId="77777777" w:rsidR="00B0513A" w:rsidRPr="00B0513A" w:rsidRDefault="00B0513A" w:rsidP="00B0513A">
      <w:pPr>
        <w:pBdr>
          <w:top w:val="nil"/>
          <w:left w:val="nil"/>
          <w:bottom w:val="nil"/>
          <w:right w:val="nil"/>
          <w:between w:val="nil"/>
        </w:pBdr>
        <w:spacing w:line="360" w:lineRule="auto"/>
        <w:ind w:firstLine="720"/>
        <w:jc w:val="both"/>
        <w:rPr>
          <w:color w:val="000000"/>
          <w:sz w:val="28"/>
          <w:szCs w:val="28"/>
        </w:rPr>
      </w:pPr>
      <w:r w:rsidRPr="00B0513A">
        <w:rPr>
          <w:color w:val="000000"/>
          <w:sz w:val="28"/>
          <w:szCs w:val="28"/>
        </w:rPr>
        <w:t>В ходе дипломной работы были решены следующие задачи:</w:t>
      </w:r>
    </w:p>
    <w:p w14:paraId="534BAF26" w14:textId="495B81EF" w:rsidR="00B0513A" w:rsidRPr="00B0513A" w:rsidRDefault="00B0513A" w:rsidP="00B0513A">
      <w:pPr>
        <w:pBdr>
          <w:top w:val="nil"/>
          <w:left w:val="nil"/>
          <w:bottom w:val="nil"/>
          <w:right w:val="nil"/>
          <w:between w:val="nil"/>
        </w:pBdr>
        <w:spacing w:line="360" w:lineRule="auto"/>
        <w:jc w:val="both"/>
        <w:rPr>
          <w:color w:val="000000"/>
          <w:sz w:val="28"/>
          <w:szCs w:val="28"/>
        </w:rPr>
      </w:pPr>
      <w:r>
        <w:rPr>
          <w:color w:val="000000"/>
          <w:sz w:val="28"/>
          <w:szCs w:val="28"/>
        </w:rPr>
        <w:t xml:space="preserve">1) </w:t>
      </w:r>
      <w:r w:rsidRPr="00B0513A">
        <w:rPr>
          <w:color w:val="000000"/>
          <w:sz w:val="28"/>
          <w:szCs w:val="28"/>
        </w:rPr>
        <w:t>Реализован алгоритм построения вейвлет-</w:t>
      </w:r>
      <w:proofErr w:type="spellStart"/>
      <w:r w:rsidRPr="00B0513A">
        <w:rPr>
          <w:color w:val="000000"/>
          <w:sz w:val="28"/>
          <w:szCs w:val="28"/>
        </w:rPr>
        <w:t>скалограммы</w:t>
      </w:r>
      <w:proofErr w:type="spellEnd"/>
    </w:p>
    <w:p w14:paraId="198B2457" w14:textId="07A92B6B" w:rsidR="00B0513A" w:rsidRPr="00B0513A" w:rsidRDefault="00B0513A" w:rsidP="00B0513A">
      <w:pPr>
        <w:pBdr>
          <w:top w:val="nil"/>
          <w:left w:val="nil"/>
          <w:bottom w:val="nil"/>
          <w:right w:val="nil"/>
          <w:between w:val="nil"/>
        </w:pBdr>
        <w:spacing w:line="360" w:lineRule="auto"/>
        <w:jc w:val="both"/>
        <w:rPr>
          <w:color w:val="000000"/>
          <w:sz w:val="28"/>
          <w:szCs w:val="28"/>
        </w:rPr>
      </w:pPr>
      <w:r>
        <w:rPr>
          <w:color w:val="000000"/>
          <w:sz w:val="28"/>
          <w:szCs w:val="28"/>
        </w:rPr>
        <w:t xml:space="preserve">2) </w:t>
      </w:r>
      <w:r w:rsidRPr="00B0513A">
        <w:rPr>
          <w:color w:val="000000"/>
          <w:sz w:val="28"/>
          <w:szCs w:val="28"/>
        </w:rPr>
        <w:t xml:space="preserve">Создан </w:t>
      </w:r>
      <w:proofErr w:type="spellStart"/>
      <w:r w:rsidRPr="00B0513A">
        <w:rPr>
          <w:color w:val="000000"/>
          <w:sz w:val="28"/>
          <w:szCs w:val="28"/>
        </w:rPr>
        <w:t>датасет</w:t>
      </w:r>
      <w:proofErr w:type="spellEnd"/>
      <w:r w:rsidRPr="00B0513A">
        <w:rPr>
          <w:color w:val="000000"/>
          <w:sz w:val="28"/>
          <w:szCs w:val="28"/>
        </w:rPr>
        <w:t xml:space="preserve"> вейвлет-</w:t>
      </w:r>
      <w:proofErr w:type="spellStart"/>
      <w:r w:rsidRPr="00B0513A">
        <w:rPr>
          <w:color w:val="000000"/>
          <w:sz w:val="28"/>
          <w:szCs w:val="28"/>
        </w:rPr>
        <w:t>скалограмм</w:t>
      </w:r>
      <w:proofErr w:type="spellEnd"/>
      <w:r w:rsidRPr="00B0513A">
        <w:rPr>
          <w:color w:val="000000"/>
          <w:sz w:val="28"/>
          <w:szCs w:val="28"/>
        </w:rPr>
        <w:t xml:space="preserve"> для нейросетей</w:t>
      </w:r>
    </w:p>
    <w:p w14:paraId="09FDE7CA" w14:textId="36D60D90" w:rsidR="00B0513A" w:rsidRPr="00B0513A" w:rsidRDefault="00B0513A" w:rsidP="00B0513A">
      <w:pPr>
        <w:pBdr>
          <w:top w:val="nil"/>
          <w:left w:val="nil"/>
          <w:bottom w:val="nil"/>
          <w:right w:val="nil"/>
          <w:between w:val="nil"/>
        </w:pBdr>
        <w:spacing w:line="360" w:lineRule="auto"/>
        <w:jc w:val="both"/>
        <w:rPr>
          <w:color w:val="000000"/>
          <w:sz w:val="28"/>
          <w:szCs w:val="28"/>
        </w:rPr>
      </w:pPr>
      <w:r>
        <w:rPr>
          <w:color w:val="000000"/>
          <w:sz w:val="28"/>
          <w:szCs w:val="28"/>
        </w:rPr>
        <w:t>3)</w:t>
      </w:r>
      <w:r w:rsidR="00533F09">
        <w:rPr>
          <w:color w:val="000000"/>
          <w:sz w:val="28"/>
          <w:szCs w:val="28"/>
        </w:rPr>
        <w:t xml:space="preserve"> </w:t>
      </w:r>
      <w:r w:rsidRPr="00B0513A">
        <w:rPr>
          <w:color w:val="000000"/>
          <w:sz w:val="28"/>
          <w:szCs w:val="28"/>
        </w:rPr>
        <w:t xml:space="preserve">Созданы и обучены </w:t>
      </w:r>
      <w:proofErr w:type="spellStart"/>
      <w:r w:rsidRPr="00B0513A">
        <w:rPr>
          <w:color w:val="000000"/>
          <w:sz w:val="28"/>
          <w:szCs w:val="28"/>
        </w:rPr>
        <w:t>сверточные</w:t>
      </w:r>
      <w:proofErr w:type="spellEnd"/>
      <w:r w:rsidRPr="00B0513A">
        <w:rPr>
          <w:color w:val="000000"/>
          <w:sz w:val="28"/>
          <w:szCs w:val="28"/>
        </w:rPr>
        <w:t xml:space="preserve"> нейросети для анализа изображений, способные делать предсказания.</w:t>
      </w:r>
    </w:p>
    <w:p w14:paraId="6CB1DD1D" w14:textId="6D97E0AE" w:rsidR="00B0513A" w:rsidRPr="00B0513A" w:rsidRDefault="00B0513A" w:rsidP="00B0513A">
      <w:pPr>
        <w:pBdr>
          <w:top w:val="nil"/>
          <w:left w:val="nil"/>
          <w:bottom w:val="nil"/>
          <w:right w:val="nil"/>
          <w:between w:val="nil"/>
        </w:pBdr>
        <w:spacing w:line="360" w:lineRule="auto"/>
        <w:jc w:val="both"/>
        <w:rPr>
          <w:color w:val="000000"/>
          <w:sz w:val="28"/>
          <w:szCs w:val="28"/>
        </w:rPr>
      </w:pPr>
      <w:r>
        <w:rPr>
          <w:color w:val="000000"/>
          <w:sz w:val="28"/>
          <w:szCs w:val="28"/>
        </w:rPr>
        <w:t xml:space="preserve">4) </w:t>
      </w:r>
      <w:r w:rsidRPr="00B0513A">
        <w:rPr>
          <w:color w:val="000000"/>
          <w:sz w:val="28"/>
          <w:szCs w:val="28"/>
        </w:rPr>
        <w:t>Произведен подбор оптимальных параметров для обучения нейросетей.</w:t>
      </w:r>
    </w:p>
    <w:p w14:paraId="7E7C8C3B" w14:textId="60B046C5" w:rsidR="00B0513A" w:rsidRPr="00B0513A" w:rsidRDefault="00B0513A" w:rsidP="00B0513A">
      <w:pPr>
        <w:pBdr>
          <w:top w:val="nil"/>
          <w:left w:val="nil"/>
          <w:bottom w:val="nil"/>
          <w:right w:val="nil"/>
          <w:between w:val="nil"/>
        </w:pBdr>
        <w:spacing w:line="360" w:lineRule="auto"/>
        <w:jc w:val="both"/>
        <w:rPr>
          <w:color w:val="000000"/>
          <w:sz w:val="28"/>
          <w:szCs w:val="28"/>
        </w:rPr>
      </w:pPr>
      <w:r>
        <w:rPr>
          <w:color w:val="000000"/>
          <w:sz w:val="28"/>
          <w:szCs w:val="28"/>
        </w:rPr>
        <w:t>5)</w:t>
      </w:r>
      <w:r w:rsidR="00533F09">
        <w:rPr>
          <w:color w:val="000000"/>
          <w:sz w:val="28"/>
          <w:szCs w:val="28"/>
        </w:rPr>
        <w:t xml:space="preserve"> </w:t>
      </w:r>
      <w:r w:rsidRPr="00B0513A">
        <w:rPr>
          <w:color w:val="000000"/>
          <w:sz w:val="28"/>
          <w:szCs w:val="28"/>
        </w:rPr>
        <w:t xml:space="preserve">Произведен анализ работы </w:t>
      </w:r>
      <w:proofErr w:type="spellStart"/>
      <w:r w:rsidRPr="00B0513A">
        <w:rPr>
          <w:color w:val="000000"/>
          <w:sz w:val="28"/>
          <w:szCs w:val="28"/>
        </w:rPr>
        <w:t>сверточных</w:t>
      </w:r>
      <w:proofErr w:type="spellEnd"/>
      <w:r w:rsidRPr="00B0513A">
        <w:rPr>
          <w:color w:val="000000"/>
          <w:sz w:val="28"/>
          <w:szCs w:val="28"/>
        </w:rPr>
        <w:t xml:space="preserve"> нейросетей.</w:t>
      </w:r>
    </w:p>
    <w:p w14:paraId="000004AC" w14:textId="31AD96CB" w:rsidR="00C5037E" w:rsidRDefault="00B0513A" w:rsidP="00B0513A">
      <w:pPr>
        <w:pBdr>
          <w:top w:val="nil"/>
          <w:left w:val="nil"/>
          <w:bottom w:val="nil"/>
          <w:right w:val="nil"/>
          <w:between w:val="nil"/>
        </w:pBdr>
        <w:spacing w:line="360" w:lineRule="auto"/>
        <w:jc w:val="both"/>
        <w:rPr>
          <w:color w:val="000000"/>
          <w:sz w:val="28"/>
          <w:szCs w:val="28"/>
        </w:rPr>
      </w:pPr>
      <w:r>
        <w:rPr>
          <w:color w:val="000000"/>
          <w:sz w:val="28"/>
          <w:szCs w:val="28"/>
        </w:rPr>
        <w:t>6)</w:t>
      </w:r>
      <w:r w:rsidR="00533F09">
        <w:rPr>
          <w:color w:val="000000"/>
          <w:sz w:val="28"/>
          <w:szCs w:val="28"/>
        </w:rPr>
        <w:t xml:space="preserve"> </w:t>
      </w:r>
      <w:r w:rsidRPr="00B0513A">
        <w:rPr>
          <w:color w:val="000000"/>
          <w:sz w:val="28"/>
          <w:szCs w:val="28"/>
        </w:rPr>
        <w:t>Реализован интерфейс для удобного отображения звуковых волн, вейвлет-</w:t>
      </w:r>
      <w:proofErr w:type="spellStart"/>
      <w:r w:rsidRPr="00B0513A">
        <w:rPr>
          <w:color w:val="000000"/>
          <w:sz w:val="28"/>
          <w:szCs w:val="28"/>
        </w:rPr>
        <w:t>ск</w:t>
      </w:r>
      <w:r w:rsidR="00533F09">
        <w:rPr>
          <w:color w:val="000000"/>
          <w:sz w:val="28"/>
          <w:szCs w:val="28"/>
        </w:rPr>
        <w:t>ей</w:t>
      </w:r>
      <w:r w:rsidRPr="00B0513A">
        <w:rPr>
          <w:color w:val="000000"/>
          <w:sz w:val="28"/>
          <w:szCs w:val="28"/>
        </w:rPr>
        <w:t>лограмм</w:t>
      </w:r>
      <w:proofErr w:type="spellEnd"/>
      <w:r w:rsidRPr="00B0513A">
        <w:rPr>
          <w:color w:val="000000"/>
          <w:sz w:val="28"/>
          <w:szCs w:val="28"/>
        </w:rPr>
        <w:t xml:space="preserve"> и результатов предсказаний нейросетей.</w:t>
      </w:r>
    </w:p>
    <w:p w14:paraId="000004AD" w14:textId="77777777" w:rsidR="00C5037E" w:rsidRDefault="00C5037E" w:rsidP="0011058E">
      <w:pPr>
        <w:pBdr>
          <w:top w:val="nil"/>
          <w:left w:val="nil"/>
          <w:bottom w:val="nil"/>
          <w:right w:val="nil"/>
          <w:between w:val="nil"/>
        </w:pBdr>
        <w:ind w:right="61"/>
        <w:jc w:val="both"/>
        <w:rPr>
          <w:color w:val="000000"/>
          <w:sz w:val="28"/>
          <w:szCs w:val="28"/>
        </w:rPr>
      </w:pPr>
    </w:p>
    <w:p w14:paraId="000004AE" w14:textId="77777777" w:rsidR="00C5037E" w:rsidRDefault="00C5037E">
      <w:pPr>
        <w:pBdr>
          <w:top w:val="nil"/>
          <w:left w:val="nil"/>
          <w:bottom w:val="nil"/>
          <w:right w:val="nil"/>
          <w:between w:val="nil"/>
        </w:pBdr>
        <w:ind w:right="61"/>
        <w:rPr>
          <w:color w:val="000000"/>
          <w:sz w:val="28"/>
          <w:szCs w:val="28"/>
        </w:rPr>
      </w:pPr>
    </w:p>
    <w:p w14:paraId="000004AF" w14:textId="77777777" w:rsidR="00C5037E" w:rsidRDefault="00C5037E">
      <w:pPr>
        <w:pBdr>
          <w:top w:val="nil"/>
          <w:left w:val="nil"/>
          <w:bottom w:val="nil"/>
          <w:right w:val="nil"/>
          <w:between w:val="nil"/>
        </w:pBdr>
        <w:ind w:right="61"/>
        <w:rPr>
          <w:color w:val="000000"/>
          <w:sz w:val="28"/>
          <w:szCs w:val="28"/>
        </w:rPr>
      </w:pPr>
    </w:p>
    <w:p w14:paraId="000004B0" w14:textId="77777777" w:rsidR="00C5037E" w:rsidRDefault="00C5037E">
      <w:pPr>
        <w:pBdr>
          <w:top w:val="nil"/>
          <w:left w:val="nil"/>
          <w:bottom w:val="nil"/>
          <w:right w:val="nil"/>
          <w:between w:val="nil"/>
        </w:pBdr>
        <w:ind w:right="61"/>
        <w:rPr>
          <w:color w:val="000000"/>
          <w:sz w:val="28"/>
          <w:szCs w:val="28"/>
        </w:rPr>
      </w:pPr>
    </w:p>
    <w:p w14:paraId="000004B1" w14:textId="77777777" w:rsidR="00C5037E" w:rsidRDefault="00C5037E">
      <w:pPr>
        <w:pBdr>
          <w:top w:val="nil"/>
          <w:left w:val="nil"/>
          <w:bottom w:val="nil"/>
          <w:right w:val="nil"/>
          <w:between w:val="nil"/>
        </w:pBdr>
        <w:ind w:right="61"/>
        <w:rPr>
          <w:color w:val="000000"/>
          <w:sz w:val="28"/>
          <w:szCs w:val="28"/>
        </w:rPr>
      </w:pPr>
    </w:p>
    <w:p w14:paraId="000004B2" w14:textId="77777777" w:rsidR="00C5037E" w:rsidRDefault="00C5037E">
      <w:pPr>
        <w:pBdr>
          <w:top w:val="nil"/>
          <w:left w:val="nil"/>
          <w:bottom w:val="nil"/>
          <w:right w:val="nil"/>
          <w:between w:val="nil"/>
        </w:pBdr>
        <w:ind w:right="61"/>
        <w:rPr>
          <w:color w:val="000000"/>
          <w:sz w:val="28"/>
          <w:szCs w:val="28"/>
        </w:rPr>
      </w:pPr>
    </w:p>
    <w:p w14:paraId="000004B3" w14:textId="77777777" w:rsidR="00C5037E" w:rsidRDefault="00C5037E">
      <w:pPr>
        <w:rPr>
          <w:sz w:val="28"/>
          <w:szCs w:val="28"/>
        </w:rPr>
      </w:pPr>
    </w:p>
    <w:p w14:paraId="000004B4" w14:textId="77777777" w:rsidR="00C5037E" w:rsidRDefault="00C5037E">
      <w:pPr>
        <w:rPr>
          <w:sz w:val="28"/>
          <w:szCs w:val="28"/>
        </w:rPr>
      </w:pPr>
    </w:p>
    <w:p w14:paraId="000004B5" w14:textId="77777777" w:rsidR="00C5037E" w:rsidRDefault="00C5037E">
      <w:pPr>
        <w:rPr>
          <w:sz w:val="28"/>
          <w:szCs w:val="28"/>
        </w:rPr>
      </w:pPr>
    </w:p>
    <w:p w14:paraId="000004B6" w14:textId="77777777" w:rsidR="00C5037E" w:rsidRDefault="00C5037E">
      <w:pPr>
        <w:rPr>
          <w:sz w:val="28"/>
          <w:szCs w:val="28"/>
        </w:rPr>
      </w:pPr>
    </w:p>
    <w:p w14:paraId="000004B7" w14:textId="77777777" w:rsidR="00C5037E" w:rsidRDefault="00C5037E">
      <w:pPr>
        <w:rPr>
          <w:sz w:val="28"/>
          <w:szCs w:val="28"/>
        </w:rPr>
      </w:pPr>
    </w:p>
    <w:p w14:paraId="000004B8" w14:textId="77777777" w:rsidR="00C5037E" w:rsidRDefault="00C5037E">
      <w:pPr>
        <w:rPr>
          <w:sz w:val="28"/>
          <w:szCs w:val="28"/>
        </w:rPr>
      </w:pPr>
    </w:p>
    <w:p w14:paraId="000004B9" w14:textId="77777777" w:rsidR="00C5037E" w:rsidRDefault="00C5037E">
      <w:pPr>
        <w:rPr>
          <w:sz w:val="28"/>
          <w:szCs w:val="28"/>
        </w:rPr>
      </w:pPr>
    </w:p>
    <w:p w14:paraId="000004BA" w14:textId="77777777" w:rsidR="00C5037E" w:rsidRDefault="00C5037E">
      <w:pPr>
        <w:rPr>
          <w:sz w:val="28"/>
          <w:szCs w:val="28"/>
        </w:rPr>
      </w:pPr>
    </w:p>
    <w:p w14:paraId="000004BB" w14:textId="77777777" w:rsidR="00C5037E" w:rsidRDefault="00C5037E">
      <w:pPr>
        <w:rPr>
          <w:sz w:val="28"/>
          <w:szCs w:val="28"/>
        </w:rPr>
      </w:pPr>
    </w:p>
    <w:p w14:paraId="000004C5" w14:textId="42B31918" w:rsidR="00C5037E" w:rsidRDefault="00C5037E">
      <w:pPr>
        <w:rPr>
          <w:sz w:val="28"/>
          <w:szCs w:val="28"/>
        </w:rPr>
      </w:pPr>
    </w:p>
    <w:p w14:paraId="6BD68169" w14:textId="77777777" w:rsidR="00AA65AD" w:rsidRDefault="00AA65AD">
      <w:pPr>
        <w:rPr>
          <w:sz w:val="28"/>
          <w:szCs w:val="28"/>
        </w:rPr>
      </w:pPr>
    </w:p>
    <w:p w14:paraId="000004C6" w14:textId="77777777" w:rsidR="00C5037E" w:rsidRDefault="00C5037E">
      <w:pPr>
        <w:rPr>
          <w:sz w:val="28"/>
          <w:szCs w:val="28"/>
        </w:rPr>
      </w:pPr>
    </w:p>
    <w:p w14:paraId="000004C7" w14:textId="77777777" w:rsidR="00C5037E" w:rsidRDefault="00E71261">
      <w:pPr>
        <w:pStyle w:val="1"/>
        <w:jc w:val="center"/>
      </w:pPr>
      <w:bookmarkStart w:id="84" w:name="_heading=h.1pxezwc" w:colFirst="0" w:colLast="0"/>
      <w:bookmarkStart w:id="85" w:name="_Toc74560161"/>
      <w:bookmarkStart w:id="86" w:name="_Toc74560320"/>
      <w:bookmarkEnd w:id="84"/>
      <w:r>
        <w:lastRenderedPageBreak/>
        <w:t>СПИСОК ИСПОЛЬЗОВАННЫХ ИСТОЧНИКОВ</w:t>
      </w:r>
      <w:bookmarkEnd w:id="85"/>
      <w:bookmarkEnd w:id="86"/>
    </w:p>
    <w:p w14:paraId="000004C8" w14:textId="77777777" w:rsidR="00C5037E" w:rsidRDefault="00C5037E">
      <w:pPr>
        <w:jc w:val="center"/>
        <w:rPr>
          <w:b/>
          <w:sz w:val="28"/>
          <w:szCs w:val="28"/>
        </w:rPr>
      </w:pPr>
    </w:p>
    <w:p w14:paraId="000004C9" w14:textId="77777777" w:rsidR="00C5037E" w:rsidRDefault="00E71261" w:rsidP="007C3626">
      <w:pPr>
        <w:spacing w:line="360" w:lineRule="auto"/>
        <w:ind w:firstLine="720"/>
        <w:jc w:val="both"/>
        <w:rPr>
          <w:sz w:val="28"/>
          <w:szCs w:val="28"/>
        </w:rPr>
      </w:pPr>
      <w:r>
        <w:rPr>
          <w:sz w:val="28"/>
          <w:szCs w:val="28"/>
        </w:rPr>
        <w:t xml:space="preserve">1. Кристалинский Р. Е. Преобразование Фурье и Лапласа в системах компьютерной математики. / Кристалинский Р. Е. М.: Горячая линия. </w:t>
      </w:r>
      <w:proofErr w:type="gramStart"/>
      <w:r>
        <w:rPr>
          <w:sz w:val="28"/>
          <w:szCs w:val="28"/>
        </w:rPr>
        <w:t>Телеком.-</w:t>
      </w:r>
      <w:proofErr w:type="gramEnd"/>
      <w:r>
        <w:rPr>
          <w:sz w:val="28"/>
          <w:szCs w:val="28"/>
        </w:rPr>
        <w:t xml:space="preserve"> 2006, 216 с. -URL: https://booktech.ru/books/matematika/15742-preobrazovaniya-fure-i-laplasa-v-sistemah-kompyuternoy-matematiki-2006-r-e-kristalinskiy</w:t>
      </w:r>
    </w:p>
    <w:p w14:paraId="0F80AADD" w14:textId="77777777" w:rsidR="007C3626" w:rsidRDefault="00E71261" w:rsidP="007C3626">
      <w:pPr>
        <w:spacing w:line="360" w:lineRule="auto"/>
        <w:ind w:firstLine="720"/>
        <w:jc w:val="both"/>
        <w:rPr>
          <w:sz w:val="28"/>
          <w:szCs w:val="28"/>
        </w:rPr>
      </w:pPr>
      <w:r>
        <w:rPr>
          <w:sz w:val="28"/>
          <w:szCs w:val="28"/>
        </w:rPr>
        <w:t xml:space="preserve">2. И. </w:t>
      </w:r>
      <w:proofErr w:type="spellStart"/>
      <w:r>
        <w:rPr>
          <w:sz w:val="28"/>
          <w:szCs w:val="28"/>
        </w:rPr>
        <w:t>Добеши</w:t>
      </w:r>
      <w:proofErr w:type="spellEnd"/>
      <w:r>
        <w:rPr>
          <w:sz w:val="28"/>
          <w:szCs w:val="28"/>
        </w:rPr>
        <w:t xml:space="preserve">. Десять лекций по вейвлетам. / И. </w:t>
      </w:r>
      <w:proofErr w:type="spellStart"/>
      <w:r>
        <w:rPr>
          <w:sz w:val="28"/>
          <w:szCs w:val="28"/>
        </w:rPr>
        <w:t>Добеши</w:t>
      </w:r>
      <w:proofErr w:type="spellEnd"/>
      <w:r>
        <w:rPr>
          <w:sz w:val="28"/>
          <w:szCs w:val="28"/>
        </w:rPr>
        <w:t xml:space="preserve"> Пер. с англ. Е. В. Мищенко. Под ред. А. П. Петухова. </w:t>
      </w:r>
      <w:proofErr w:type="gramStart"/>
      <w:r>
        <w:rPr>
          <w:sz w:val="28"/>
          <w:szCs w:val="28"/>
        </w:rPr>
        <w:t>М.:РХД</w:t>
      </w:r>
      <w:proofErr w:type="gramEnd"/>
      <w:r>
        <w:rPr>
          <w:sz w:val="28"/>
          <w:szCs w:val="28"/>
        </w:rPr>
        <w:t>, 2001, 464 с. -URL: http://www.manybooks.org/auth/12767/book/53468/dobeshi_i/desyat_lektsiy_po_veyvletam</w:t>
      </w:r>
    </w:p>
    <w:p w14:paraId="000004CB" w14:textId="6B5AA534" w:rsidR="00C5037E" w:rsidRDefault="00E71261" w:rsidP="007C3626">
      <w:pPr>
        <w:spacing w:line="360" w:lineRule="auto"/>
        <w:ind w:firstLine="720"/>
        <w:jc w:val="both"/>
        <w:rPr>
          <w:sz w:val="28"/>
          <w:szCs w:val="28"/>
        </w:rPr>
      </w:pPr>
      <w:r>
        <w:rPr>
          <w:sz w:val="28"/>
          <w:szCs w:val="28"/>
        </w:rPr>
        <w:t xml:space="preserve">3. К. Чуи. Введение в </w:t>
      </w:r>
      <w:r w:rsidR="003A1E42">
        <w:rPr>
          <w:sz w:val="28"/>
          <w:szCs w:val="28"/>
        </w:rPr>
        <w:t>вейвлеты. /</w:t>
      </w:r>
      <w:r>
        <w:rPr>
          <w:sz w:val="28"/>
          <w:szCs w:val="28"/>
        </w:rPr>
        <w:t xml:space="preserve"> К. Чуи.  Пер. с англ. под ред. Я. М. </w:t>
      </w:r>
      <w:proofErr w:type="spellStart"/>
      <w:r>
        <w:rPr>
          <w:sz w:val="28"/>
          <w:szCs w:val="28"/>
        </w:rPr>
        <w:t>Жилейкина</w:t>
      </w:r>
      <w:proofErr w:type="spellEnd"/>
      <w:r>
        <w:rPr>
          <w:sz w:val="28"/>
          <w:szCs w:val="28"/>
        </w:rPr>
        <w:t>.</w:t>
      </w:r>
      <w:r w:rsidR="007C3626" w:rsidRPr="007C3626">
        <w:rPr>
          <w:sz w:val="28"/>
          <w:szCs w:val="28"/>
        </w:rPr>
        <w:t xml:space="preserve"> </w:t>
      </w:r>
      <w:proofErr w:type="spellStart"/>
      <w:r>
        <w:rPr>
          <w:sz w:val="28"/>
          <w:szCs w:val="28"/>
        </w:rPr>
        <w:t>М</w:t>
      </w:r>
      <w:proofErr w:type="spellEnd"/>
      <w:r>
        <w:rPr>
          <w:sz w:val="28"/>
          <w:szCs w:val="28"/>
        </w:rPr>
        <w:t xml:space="preserve">.: </w:t>
      </w:r>
      <w:proofErr w:type="spellStart"/>
      <w:r>
        <w:rPr>
          <w:sz w:val="28"/>
          <w:szCs w:val="28"/>
        </w:rPr>
        <w:t>Мир</w:t>
      </w:r>
      <w:proofErr w:type="spellEnd"/>
      <w:r>
        <w:rPr>
          <w:sz w:val="28"/>
          <w:szCs w:val="28"/>
        </w:rPr>
        <w:t>, 2001, 412 с. -URL: http://www.library.ugatu.ac.ru/pdf/diplom/Chui_Vvedenie_v_vejvlety_2001.pdf</w:t>
      </w:r>
    </w:p>
    <w:p w14:paraId="000004CC" w14:textId="56287B44" w:rsidR="00C5037E" w:rsidRDefault="00E71261" w:rsidP="007C3626">
      <w:pPr>
        <w:spacing w:line="360" w:lineRule="auto"/>
        <w:ind w:firstLine="720"/>
        <w:jc w:val="both"/>
        <w:rPr>
          <w:sz w:val="28"/>
          <w:szCs w:val="28"/>
        </w:rPr>
      </w:pPr>
      <w:r>
        <w:rPr>
          <w:sz w:val="28"/>
          <w:szCs w:val="28"/>
        </w:rPr>
        <w:t>4. В. И. Воробьев. Теория и практика вейвлет</w:t>
      </w:r>
      <w:r w:rsidR="003A1E42">
        <w:rPr>
          <w:sz w:val="28"/>
          <w:szCs w:val="28"/>
        </w:rPr>
        <w:t xml:space="preserve"> </w:t>
      </w:r>
      <w:r>
        <w:rPr>
          <w:sz w:val="28"/>
          <w:szCs w:val="28"/>
        </w:rPr>
        <w:t>-</w:t>
      </w:r>
      <w:r w:rsidR="003A1E42">
        <w:rPr>
          <w:sz w:val="28"/>
          <w:szCs w:val="28"/>
        </w:rPr>
        <w:t xml:space="preserve"> </w:t>
      </w:r>
      <w:proofErr w:type="gramStart"/>
      <w:r>
        <w:rPr>
          <w:sz w:val="28"/>
          <w:szCs w:val="28"/>
        </w:rPr>
        <w:t>преобразований./</w:t>
      </w:r>
      <w:proofErr w:type="gramEnd"/>
      <w:r>
        <w:rPr>
          <w:sz w:val="28"/>
          <w:szCs w:val="28"/>
        </w:rPr>
        <w:t xml:space="preserve"> В. И. Воробьев, В. Г. </w:t>
      </w:r>
      <w:proofErr w:type="spellStart"/>
      <w:r>
        <w:rPr>
          <w:sz w:val="28"/>
          <w:szCs w:val="28"/>
        </w:rPr>
        <w:t>Грибунин</w:t>
      </w:r>
      <w:proofErr w:type="spellEnd"/>
      <w:r>
        <w:rPr>
          <w:sz w:val="28"/>
          <w:szCs w:val="28"/>
        </w:rPr>
        <w:t xml:space="preserve"> С. Пб.: ВУС.- 1999.-URL: https://www.studmed.ru/vorobev-vi-gribunin-vg-teoriya-i-praktika-veyvlet-preobrazovaniya_0cab1ecc808.html</w:t>
      </w:r>
    </w:p>
    <w:p w14:paraId="000004CD" w14:textId="592F01EF" w:rsidR="00C5037E" w:rsidRDefault="00E71261" w:rsidP="007C3626">
      <w:pPr>
        <w:spacing w:line="360" w:lineRule="auto"/>
        <w:ind w:firstLine="720"/>
        <w:jc w:val="both"/>
        <w:rPr>
          <w:sz w:val="28"/>
          <w:szCs w:val="28"/>
        </w:rPr>
      </w:pPr>
      <w:r>
        <w:rPr>
          <w:sz w:val="28"/>
          <w:szCs w:val="28"/>
        </w:rPr>
        <w:t>5. Дьяконов В. П. Вейвлеты. От теории к практике. Изд. 2-е пе</w:t>
      </w:r>
      <w:r w:rsidR="007C3626">
        <w:rPr>
          <w:sz w:val="28"/>
          <w:szCs w:val="28"/>
        </w:rPr>
        <w:t>ре</w:t>
      </w:r>
      <w:r>
        <w:rPr>
          <w:sz w:val="28"/>
          <w:szCs w:val="28"/>
        </w:rPr>
        <w:t xml:space="preserve">работанное и дополненное. </w:t>
      </w:r>
      <w:proofErr w:type="gramStart"/>
      <w:r>
        <w:rPr>
          <w:sz w:val="28"/>
          <w:szCs w:val="28"/>
        </w:rPr>
        <w:t>М.:</w:t>
      </w:r>
      <w:proofErr w:type="spellStart"/>
      <w:r>
        <w:rPr>
          <w:sz w:val="28"/>
          <w:szCs w:val="28"/>
        </w:rPr>
        <w:t>СолонПресс</w:t>
      </w:r>
      <w:proofErr w:type="spellEnd"/>
      <w:proofErr w:type="gramEnd"/>
      <w:r>
        <w:rPr>
          <w:sz w:val="28"/>
          <w:szCs w:val="28"/>
        </w:rPr>
        <w:t>.- 2004,400 с. -URL: https://www.litres.ru/vladimir-dyakonov-2/veyvlety-ot-teorii-k-praktike-8337226/</w:t>
      </w:r>
    </w:p>
    <w:p w14:paraId="000004CE" w14:textId="31476A89" w:rsidR="00C5037E" w:rsidRDefault="00E71261" w:rsidP="007C3626">
      <w:pPr>
        <w:spacing w:line="360" w:lineRule="auto"/>
        <w:ind w:firstLine="720"/>
        <w:jc w:val="both"/>
        <w:rPr>
          <w:sz w:val="28"/>
          <w:szCs w:val="28"/>
        </w:rPr>
      </w:pPr>
      <w:r>
        <w:rPr>
          <w:sz w:val="28"/>
          <w:szCs w:val="28"/>
        </w:rPr>
        <w:t xml:space="preserve">6. </w:t>
      </w:r>
      <w:r>
        <w:rPr>
          <w:color w:val="000000"/>
          <w:sz w:val="28"/>
          <w:szCs w:val="28"/>
          <w:highlight w:val="white"/>
        </w:rPr>
        <w:t>Дьяконов В. П. Компьютерная математика. Теория и практика. / Дьяконов</w:t>
      </w:r>
      <w:r w:rsidR="007C3626">
        <w:rPr>
          <w:color w:val="000000"/>
          <w:sz w:val="28"/>
          <w:szCs w:val="28"/>
          <w:highlight w:val="white"/>
        </w:rPr>
        <w:t xml:space="preserve"> </w:t>
      </w:r>
      <w:proofErr w:type="spellStart"/>
      <w:proofErr w:type="gramStart"/>
      <w:r>
        <w:rPr>
          <w:color w:val="000000"/>
          <w:sz w:val="28"/>
          <w:szCs w:val="28"/>
          <w:highlight w:val="white"/>
        </w:rPr>
        <w:t>Нолидж</w:t>
      </w:r>
      <w:proofErr w:type="spellEnd"/>
      <w:r>
        <w:rPr>
          <w:color w:val="000000"/>
          <w:sz w:val="28"/>
          <w:szCs w:val="28"/>
          <w:highlight w:val="white"/>
        </w:rPr>
        <w:t>.-</w:t>
      </w:r>
      <w:proofErr w:type="gramEnd"/>
      <w:r>
        <w:rPr>
          <w:color w:val="000000"/>
          <w:sz w:val="28"/>
          <w:szCs w:val="28"/>
          <w:highlight w:val="white"/>
        </w:rPr>
        <w:t xml:space="preserve"> 2001, 1296 с -URL:</w:t>
      </w:r>
      <w:r w:rsidR="007C3626">
        <w:rPr>
          <w:color w:val="000000"/>
          <w:sz w:val="28"/>
          <w:szCs w:val="28"/>
          <w:highlight w:val="white"/>
        </w:rPr>
        <w:t xml:space="preserve"> </w:t>
      </w:r>
      <w:r>
        <w:rPr>
          <w:color w:val="000000"/>
          <w:sz w:val="28"/>
          <w:szCs w:val="28"/>
          <w:highlight w:val="white"/>
        </w:rPr>
        <w:t>http://window.edu.ru/resource/378/20378/files/0101_116.pdf</w:t>
      </w:r>
    </w:p>
    <w:p w14:paraId="000004CF" w14:textId="77777777" w:rsidR="00C5037E" w:rsidRDefault="00E71261" w:rsidP="007C3626">
      <w:pPr>
        <w:spacing w:line="360" w:lineRule="auto"/>
        <w:ind w:firstLine="720"/>
        <w:jc w:val="both"/>
        <w:rPr>
          <w:sz w:val="28"/>
          <w:szCs w:val="28"/>
        </w:rPr>
      </w:pPr>
      <w:r>
        <w:rPr>
          <w:sz w:val="28"/>
          <w:szCs w:val="28"/>
        </w:rPr>
        <w:t xml:space="preserve">7. Себастьян Рашка Python и машинное обучение: машинное и глубокое обучение с использованием Python, </w:t>
      </w:r>
      <w:proofErr w:type="spellStart"/>
      <w:r>
        <w:rPr>
          <w:sz w:val="28"/>
          <w:szCs w:val="28"/>
        </w:rPr>
        <w:t>scikit-learn</w:t>
      </w:r>
      <w:proofErr w:type="spellEnd"/>
      <w:r>
        <w:rPr>
          <w:sz w:val="28"/>
          <w:szCs w:val="28"/>
        </w:rPr>
        <w:t xml:space="preserve"> и </w:t>
      </w:r>
      <w:proofErr w:type="spellStart"/>
      <w:r>
        <w:rPr>
          <w:sz w:val="28"/>
          <w:szCs w:val="28"/>
        </w:rPr>
        <w:t>TensorFlow</w:t>
      </w:r>
      <w:proofErr w:type="spellEnd"/>
      <w:r>
        <w:rPr>
          <w:sz w:val="28"/>
          <w:szCs w:val="28"/>
        </w:rPr>
        <w:t xml:space="preserve">/ Себастьян Рашка, </w:t>
      </w:r>
      <w:proofErr w:type="spellStart"/>
      <w:r>
        <w:rPr>
          <w:sz w:val="28"/>
          <w:szCs w:val="28"/>
        </w:rPr>
        <w:t>Вахид</w:t>
      </w:r>
      <w:proofErr w:type="spellEnd"/>
      <w:r>
        <w:rPr>
          <w:sz w:val="28"/>
          <w:szCs w:val="28"/>
        </w:rPr>
        <w:t xml:space="preserve"> </w:t>
      </w:r>
      <w:proofErr w:type="spellStart"/>
      <w:r>
        <w:rPr>
          <w:sz w:val="28"/>
          <w:szCs w:val="28"/>
        </w:rPr>
        <w:t>Мирджалили</w:t>
      </w:r>
      <w:proofErr w:type="spellEnd"/>
      <w:r>
        <w:rPr>
          <w:sz w:val="28"/>
          <w:szCs w:val="28"/>
        </w:rPr>
        <w:t xml:space="preserve"> 2, 3-е изд.: Пер. с англ. - СПб</w:t>
      </w:r>
      <w:proofErr w:type="gramStart"/>
      <w:r>
        <w:rPr>
          <w:sz w:val="28"/>
          <w:szCs w:val="28"/>
        </w:rPr>
        <w:t>. :</w:t>
      </w:r>
      <w:proofErr w:type="gramEnd"/>
      <w:r>
        <w:rPr>
          <w:sz w:val="28"/>
          <w:szCs w:val="28"/>
        </w:rPr>
        <w:t xml:space="preserve"> ООО "Диалектика", 2020. - 848 с.: ил. - </w:t>
      </w:r>
      <w:proofErr w:type="spellStart"/>
      <w:r>
        <w:rPr>
          <w:sz w:val="28"/>
          <w:szCs w:val="28"/>
        </w:rPr>
        <w:t>Парал</w:t>
      </w:r>
      <w:proofErr w:type="spellEnd"/>
      <w:r>
        <w:rPr>
          <w:sz w:val="28"/>
          <w:szCs w:val="28"/>
        </w:rPr>
        <w:t xml:space="preserve">. </w:t>
      </w:r>
      <w:proofErr w:type="spellStart"/>
      <w:r>
        <w:rPr>
          <w:sz w:val="28"/>
          <w:szCs w:val="28"/>
        </w:rPr>
        <w:t>тит</w:t>
      </w:r>
      <w:proofErr w:type="spellEnd"/>
      <w:r>
        <w:rPr>
          <w:sz w:val="28"/>
          <w:szCs w:val="28"/>
        </w:rPr>
        <w:t>. англ. -URL: http://www.williamspublishing.com/Books/978-5-907203-57-0.html</w:t>
      </w:r>
    </w:p>
    <w:p w14:paraId="000004D0" w14:textId="77777777" w:rsidR="00C5037E" w:rsidRDefault="00E71261" w:rsidP="007C3626">
      <w:pPr>
        <w:spacing w:line="360" w:lineRule="auto"/>
        <w:ind w:firstLine="720"/>
        <w:jc w:val="both"/>
        <w:rPr>
          <w:sz w:val="28"/>
          <w:szCs w:val="28"/>
        </w:rPr>
      </w:pPr>
      <w:r>
        <w:rPr>
          <w:sz w:val="28"/>
          <w:szCs w:val="28"/>
        </w:rPr>
        <w:t xml:space="preserve">8. </w:t>
      </w:r>
      <w:proofErr w:type="spellStart"/>
      <w:r>
        <w:rPr>
          <w:sz w:val="28"/>
          <w:szCs w:val="28"/>
        </w:rPr>
        <w:t>Шолле</w:t>
      </w:r>
      <w:proofErr w:type="spellEnd"/>
      <w:r>
        <w:rPr>
          <w:sz w:val="28"/>
          <w:szCs w:val="28"/>
        </w:rPr>
        <w:t xml:space="preserve"> Франсуа Глубокое обучение на </w:t>
      </w:r>
      <w:proofErr w:type="gramStart"/>
      <w:r>
        <w:rPr>
          <w:sz w:val="28"/>
          <w:szCs w:val="28"/>
        </w:rPr>
        <w:t>Python./</w:t>
      </w:r>
      <w:proofErr w:type="gramEnd"/>
      <w:r>
        <w:rPr>
          <w:sz w:val="28"/>
          <w:szCs w:val="28"/>
        </w:rPr>
        <w:t xml:space="preserve"> </w:t>
      </w:r>
      <w:proofErr w:type="spellStart"/>
      <w:r>
        <w:rPr>
          <w:sz w:val="28"/>
          <w:szCs w:val="28"/>
        </w:rPr>
        <w:t>Шолле</w:t>
      </w:r>
      <w:proofErr w:type="spellEnd"/>
      <w:r>
        <w:rPr>
          <w:sz w:val="28"/>
          <w:szCs w:val="28"/>
        </w:rPr>
        <w:t xml:space="preserve"> Франсуа — СПб.: Питер, 2018. — 400 с.: ил. — (Серия «</w:t>
      </w:r>
      <w:proofErr w:type="spellStart"/>
      <w:r>
        <w:rPr>
          <w:sz w:val="28"/>
          <w:szCs w:val="28"/>
        </w:rPr>
        <w:t>Биб-лиотекапрограммиста</w:t>
      </w:r>
      <w:proofErr w:type="spellEnd"/>
      <w:r>
        <w:rPr>
          <w:sz w:val="28"/>
          <w:szCs w:val="28"/>
        </w:rPr>
        <w:t xml:space="preserve">») -URL: </w:t>
      </w:r>
      <w:r>
        <w:rPr>
          <w:sz w:val="28"/>
          <w:szCs w:val="28"/>
        </w:rPr>
        <w:lastRenderedPageBreak/>
        <w:t>https://codernet.ru/books/python/glubokoe_obuchenie_na_python_sholle_fransua/</w:t>
      </w:r>
    </w:p>
    <w:p w14:paraId="000004D1" w14:textId="77777777" w:rsidR="00C5037E" w:rsidRDefault="00C5037E" w:rsidP="0011058E">
      <w:pPr>
        <w:jc w:val="both"/>
        <w:rPr>
          <w:b/>
          <w:sz w:val="28"/>
          <w:szCs w:val="28"/>
        </w:rPr>
      </w:pPr>
    </w:p>
    <w:sectPr w:rsidR="00C5037E">
      <w:pgSz w:w="11910" w:h="16840"/>
      <w:pgMar w:top="851" w:right="567" w:bottom="1134" w:left="1701"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0777B" w14:textId="77777777" w:rsidR="00B26CE1" w:rsidRDefault="00B26CE1">
      <w:r>
        <w:separator/>
      </w:r>
    </w:p>
  </w:endnote>
  <w:endnote w:type="continuationSeparator" w:id="0">
    <w:p w14:paraId="4E084DC2" w14:textId="77777777" w:rsidR="00B26CE1" w:rsidRDefault="00B2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D2" w14:textId="54F779A4" w:rsidR="003F5137" w:rsidRDefault="003F5137">
    <w:pPr>
      <w:pBdr>
        <w:top w:val="nil"/>
        <w:left w:val="nil"/>
        <w:bottom w:val="nil"/>
        <w:right w:val="nil"/>
        <w:between w:val="nil"/>
      </w:pBdr>
      <w:tabs>
        <w:tab w:val="center" w:pos="4677"/>
        <w:tab w:val="right" w:pos="9355"/>
      </w:tabs>
      <w:jc w:val="center"/>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EA4D6C">
      <w:rPr>
        <w:noProof/>
        <w:color w:val="000000"/>
        <w:sz w:val="28"/>
        <w:szCs w:val="28"/>
      </w:rPr>
      <w:t>3</w:t>
    </w:r>
    <w:r>
      <w:rPr>
        <w:color w:val="000000"/>
        <w:sz w:val="28"/>
        <w:szCs w:val="28"/>
      </w:rPr>
      <w:fldChar w:fldCharType="end"/>
    </w:r>
  </w:p>
  <w:p w14:paraId="000004D3" w14:textId="77777777" w:rsidR="003F5137" w:rsidRDefault="003F5137">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B2B79" w14:textId="77777777" w:rsidR="00B26CE1" w:rsidRDefault="00B26CE1">
      <w:r>
        <w:separator/>
      </w:r>
    </w:p>
  </w:footnote>
  <w:footnote w:type="continuationSeparator" w:id="0">
    <w:p w14:paraId="55A8C7D0" w14:textId="77777777" w:rsidR="00B26CE1" w:rsidRDefault="00B26C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4B61"/>
    <w:multiLevelType w:val="multilevel"/>
    <w:tmpl w:val="39E2DF6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ED5D99"/>
    <w:multiLevelType w:val="multilevel"/>
    <w:tmpl w:val="FB3265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D9E195E"/>
    <w:multiLevelType w:val="multilevel"/>
    <w:tmpl w:val="CCEC2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E0870A9"/>
    <w:multiLevelType w:val="multilevel"/>
    <w:tmpl w:val="B0BE0610"/>
    <w:lvl w:ilvl="0">
      <w:start w:val="1"/>
      <w:numFmt w:val="decimal"/>
      <w:lvlText w:val="%1)"/>
      <w:lvlJc w:val="left"/>
      <w:pPr>
        <w:ind w:left="532" w:hanging="360"/>
      </w:pPr>
    </w:lvl>
    <w:lvl w:ilvl="1">
      <w:start w:val="1"/>
      <w:numFmt w:val="lowerLetter"/>
      <w:lvlText w:val="%2."/>
      <w:lvlJc w:val="left"/>
      <w:pPr>
        <w:ind w:left="1252" w:hanging="360"/>
      </w:pPr>
    </w:lvl>
    <w:lvl w:ilvl="2">
      <w:start w:val="1"/>
      <w:numFmt w:val="lowerRoman"/>
      <w:lvlText w:val="%3."/>
      <w:lvlJc w:val="right"/>
      <w:pPr>
        <w:ind w:left="1972" w:hanging="180"/>
      </w:pPr>
    </w:lvl>
    <w:lvl w:ilvl="3">
      <w:start w:val="1"/>
      <w:numFmt w:val="decimal"/>
      <w:lvlText w:val="%4."/>
      <w:lvlJc w:val="left"/>
      <w:pPr>
        <w:ind w:left="2692" w:hanging="360"/>
      </w:pPr>
    </w:lvl>
    <w:lvl w:ilvl="4">
      <w:start w:val="1"/>
      <w:numFmt w:val="lowerLetter"/>
      <w:lvlText w:val="%5."/>
      <w:lvlJc w:val="left"/>
      <w:pPr>
        <w:ind w:left="3412" w:hanging="360"/>
      </w:pPr>
    </w:lvl>
    <w:lvl w:ilvl="5">
      <w:start w:val="1"/>
      <w:numFmt w:val="lowerRoman"/>
      <w:lvlText w:val="%6."/>
      <w:lvlJc w:val="right"/>
      <w:pPr>
        <w:ind w:left="4132" w:hanging="180"/>
      </w:pPr>
    </w:lvl>
    <w:lvl w:ilvl="6">
      <w:start w:val="1"/>
      <w:numFmt w:val="decimal"/>
      <w:lvlText w:val="%7."/>
      <w:lvlJc w:val="left"/>
      <w:pPr>
        <w:ind w:left="4852" w:hanging="360"/>
      </w:pPr>
    </w:lvl>
    <w:lvl w:ilvl="7">
      <w:start w:val="1"/>
      <w:numFmt w:val="lowerLetter"/>
      <w:lvlText w:val="%8."/>
      <w:lvlJc w:val="left"/>
      <w:pPr>
        <w:ind w:left="5572" w:hanging="360"/>
      </w:pPr>
    </w:lvl>
    <w:lvl w:ilvl="8">
      <w:start w:val="1"/>
      <w:numFmt w:val="lowerRoman"/>
      <w:lvlText w:val="%9."/>
      <w:lvlJc w:val="right"/>
      <w:pPr>
        <w:ind w:left="6292" w:hanging="180"/>
      </w:pPr>
    </w:lvl>
  </w:abstractNum>
  <w:abstractNum w:abstractNumId="4" w15:restartNumberingAfterBreak="0">
    <w:nsid w:val="78C5024A"/>
    <w:multiLevelType w:val="multilevel"/>
    <w:tmpl w:val="0756F2D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37E"/>
    <w:rsid w:val="0004797F"/>
    <w:rsid w:val="00062710"/>
    <w:rsid w:val="00062814"/>
    <w:rsid w:val="000A73F9"/>
    <w:rsid w:val="000E626F"/>
    <w:rsid w:val="0011058E"/>
    <w:rsid w:val="00175399"/>
    <w:rsid w:val="0023302D"/>
    <w:rsid w:val="00265D3C"/>
    <w:rsid w:val="002E2D9F"/>
    <w:rsid w:val="00336788"/>
    <w:rsid w:val="003A1E42"/>
    <w:rsid w:val="003A2CEA"/>
    <w:rsid w:val="003F5137"/>
    <w:rsid w:val="005048DF"/>
    <w:rsid w:val="00533F09"/>
    <w:rsid w:val="00566F3A"/>
    <w:rsid w:val="00660E47"/>
    <w:rsid w:val="00721477"/>
    <w:rsid w:val="00721E19"/>
    <w:rsid w:val="00744DDA"/>
    <w:rsid w:val="007C3626"/>
    <w:rsid w:val="007C5242"/>
    <w:rsid w:val="008020D5"/>
    <w:rsid w:val="00884B05"/>
    <w:rsid w:val="00891181"/>
    <w:rsid w:val="008A26E8"/>
    <w:rsid w:val="008A3A1A"/>
    <w:rsid w:val="008C27E9"/>
    <w:rsid w:val="00971FDB"/>
    <w:rsid w:val="00986019"/>
    <w:rsid w:val="00A3439B"/>
    <w:rsid w:val="00A956D9"/>
    <w:rsid w:val="00AA65AD"/>
    <w:rsid w:val="00AB098B"/>
    <w:rsid w:val="00B0513A"/>
    <w:rsid w:val="00B13C5C"/>
    <w:rsid w:val="00B23BFD"/>
    <w:rsid w:val="00B26CE1"/>
    <w:rsid w:val="00B651FF"/>
    <w:rsid w:val="00BA40AE"/>
    <w:rsid w:val="00C1337C"/>
    <w:rsid w:val="00C26ECE"/>
    <w:rsid w:val="00C322D5"/>
    <w:rsid w:val="00C343B2"/>
    <w:rsid w:val="00C5037E"/>
    <w:rsid w:val="00C71ED7"/>
    <w:rsid w:val="00CC626B"/>
    <w:rsid w:val="00D35269"/>
    <w:rsid w:val="00D97A6D"/>
    <w:rsid w:val="00DA4F6B"/>
    <w:rsid w:val="00DC2EA2"/>
    <w:rsid w:val="00DE6E4A"/>
    <w:rsid w:val="00DF3475"/>
    <w:rsid w:val="00E07561"/>
    <w:rsid w:val="00E26E3C"/>
    <w:rsid w:val="00E373EE"/>
    <w:rsid w:val="00E71261"/>
    <w:rsid w:val="00E91052"/>
    <w:rsid w:val="00EA4D6C"/>
    <w:rsid w:val="00EB3024"/>
    <w:rsid w:val="00EB46EB"/>
    <w:rsid w:val="00EC68D2"/>
    <w:rsid w:val="00F228EE"/>
    <w:rsid w:val="00FB64A8"/>
    <w:rsid w:val="00FD4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BC0F"/>
  <w15:docId w15:val="{F2C1E89F-CC1A-4CDE-94D8-A3269F161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u-RU" w:eastAsia="ru-R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4E10"/>
    <w:pPr>
      <w:autoSpaceDE w:val="0"/>
      <w:autoSpaceDN w:val="0"/>
    </w:pPr>
  </w:style>
  <w:style w:type="paragraph" w:styleId="1">
    <w:name w:val="heading 1"/>
    <w:basedOn w:val="a"/>
    <w:link w:val="10"/>
    <w:uiPriority w:val="9"/>
    <w:qFormat/>
    <w:rsid w:val="008E4E10"/>
    <w:pPr>
      <w:jc w:val="both"/>
      <w:outlineLvl w:val="0"/>
    </w:pPr>
    <w:rPr>
      <w:b/>
      <w:bCs/>
      <w:sz w:val="28"/>
      <w:szCs w:val="28"/>
    </w:rPr>
  </w:style>
  <w:style w:type="paragraph" w:styleId="2">
    <w:name w:val="heading 2"/>
    <w:basedOn w:val="a"/>
    <w:next w:val="a"/>
    <w:link w:val="20"/>
    <w:uiPriority w:val="9"/>
    <w:semiHidden/>
    <w:unhideWhenUsed/>
    <w:qFormat/>
    <w:rsid w:val="00AD3A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10">
    <w:name w:val="Заголовок 1 Знак"/>
    <w:basedOn w:val="a0"/>
    <w:link w:val="1"/>
    <w:uiPriority w:val="9"/>
    <w:rsid w:val="008E4E10"/>
    <w:rPr>
      <w:rFonts w:ascii="Times New Roman" w:eastAsia="Times New Roman" w:hAnsi="Times New Roman" w:cs="Times New Roman"/>
      <w:b/>
      <w:bCs/>
      <w:sz w:val="28"/>
      <w:szCs w:val="28"/>
    </w:rPr>
  </w:style>
  <w:style w:type="paragraph" w:styleId="a4">
    <w:name w:val="Body Text"/>
    <w:basedOn w:val="a"/>
    <w:link w:val="a5"/>
    <w:uiPriority w:val="1"/>
    <w:unhideWhenUsed/>
    <w:qFormat/>
    <w:rsid w:val="008E4E10"/>
    <w:pPr>
      <w:ind w:left="172"/>
      <w:jc w:val="both"/>
    </w:pPr>
    <w:rPr>
      <w:sz w:val="28"/>
      <w:szCs w:val="28"/>
    </w:rPr>
  </w:style>
  <w:style w:type="character" w:customStyle="1" w:styleId="a5">
    <w:name w:val="Основной текст Знак"/>
    <w:basedOn w:val="a0"/>
    <w:link w:val="a4"/>
    <w:uiPriority w:val="1"/>
    <w:rsid w:val="008E4E10"/>
    <w:rPr>
      <w:rFonts w:ascii="Times New Roman" w:eastAsia="Times New Roman" w:hAnsi="Times New Roman" w:cs="Times New Roman"/>
      <w:sz w:val="28"/>
      <w:szCs w:val="28"/>
    </w:rPr>
  </w:style>
  <w:style w:type="table" w:customStyle="1" w:styleId="TableNormal0">
    <w:name w:val="Table Normal"/>
    <w:uiPriority w:val="2"/>
    <w:semiHidden/>
    <w:unhideWhenUsed/>
    <w:qFormat/>
    <w:rsid w:val="008E4E10"/>
    <w:pPr>
      <w:autoSpaceDE w:val="0"/>
      <w:autoSpaceDN w:val="0"/>
    </w:pPr>
    <w:rPr>
      <w:lang w:val="en-US"/>
    </w:rPr>
    <w:tblPr>
      <w:tblInd w:w="0" w:type="dxa"/>
      <w:tblCellMar>
        <w:top w:w="0" w:type="dxa"/>
        <w:left w:w="0" w:type="dxa"/>
        <w:bottom w:w="0" w:type="dxa"/>
        <w:right w:w="0" w:type="dxa"/>
      </w:tblCellMar>
    </w:tblPr>
  </w:style>
  <w:style w:type="paragraph" w:styleId="a6">
    <w:name w:val="List Paragraph"/>
    <w:basedOn w:val="a"/>
    <w:uiPriority w:val="1"/>
    <w:qFormat/>
    <w:rsid w:val="008E4E10"/>
    <w:pPr>
      <w:ind w:left="172" w:hanging="287"/>
    </w:pPr>
  </w:style>
  <w:style w:type="paragraph" w:customStyle="1" w:styleId="TableParagraph">
    <w:name w:val="Table Paragraph"/>
    <w:basedOn w:val="a"/>
    <w:uiPriority w:val="1"/>
    <w:qFormat/>
    <w:rsid w:val="008E4E10"/>
  </w:style>
  <w:style w:type="paragraph" w:styleId="a7">
    <w:name w:val="Normal (Web)"/>
    <w:basedOn w:val="a"/>
    <w:uiPriority w:val="99"/>
    <w:semiHidden/>
    <w:unhideWhenUsed/>
    <w:rsid w:val="008E4E10"/>
    <w:pPr>
      <w:widowControl/>
      <w:autoSpaceDE/>
      <w:autoSpaceDN/>
      <w:spacing w:before="100" w:beforeAutospacing="1" w:after="100" w:afterAutospacing="1"/>
    </w:pPr>
    <w:rPr>
      <w:sz w:val="24"/>
      <w:szCs w:val="24"/>
    </w:rPr>
  </w:style>
  <w:style w:type="character" w:styleId="a8">
    <w:name w:val="Placeholder Text"/>
    <w:basedOn w:val="a0"/>
    <w:uiPriority w:val="99"/>
    <w:semiHidden/>
    <w:rsid w:val="008E4E10"/>
    <w:rPr>
      <w:color w:val="808080"/>
    </w:rPr>
  </w:style>
  <w:style w:type="paragraph" w:styleId="a9">
    <w:name w:val="header"/>
    <w:basedOn w:val="a"/>
    <w:link w:val="aa"/>
    <w:uiPriority w:val="99"/>
    <w:unhideWhenUsed/>
    <w:rsid w:val="008E4E10"/>
    <w:pPr>
      <w:tabs>
        <w:tab w:val="center" w:pos="4677"/>
        <w:tab w:val="right" w:pos="9355"/>
      </w:tabs>
    </w:pPr>
  </w:style>
  <w:style w:type="character" w:customStyle="1" w:styleId="aa">
    <w:name w:val="Верхний колонтитул Знак"/>
    <w:basedOn w:val="a0"/>
    <w:link w:val="a9"/>
    <w:uiPriority w:val="99"/>
    <w:rsid w:val="008E4E10"/>
    <w:rPr>
      <w:rFonts w:ascii="Times New Roman" w:eastAsia="Times New Roman" w:hAnsi="Times New Roman" w:cs="Times New Roman"/>
    </w:rPr>
  </w:style>
  <w:style w:type="paragraph" w:styleId="ab">
    <w:name w:val="footer"/>
    <w:basedOn w:val="a"/>
    <w:link w:val="ac"/>
    <w:uiPriority w:val="99"/>
    <w:unhideWhenUsed/>
    <w:rsid w:val="008E4E10"/>
    <w:pPr>
      <w:tabs>
        <w:tab w:val="center" w:pos="4677"/>
        <w:tab w:val="right" w:pos="9355"/>
      </w:tabs>
    </w:pPr>
  </w:style>
  <w:style w:type="character" w:customStyle="1" w:styleId="ac">
    <w:name w:val="Нижний колонтитул Знак"/>
    <w:basedOn w:val="a0"/>
    <w:link w:val="ab"/>
    <w:uiPriority w:val="99"/>
    <w:rsid w:val="008E4E10"/>
    <w:rPr>
      <w:rFonts w:ascii="Times New Roman" w:eastAsia="Times New Roman" w:hAnsi="Times New Roman" w:cs="Times New Roman"/>
    </w:rPr>
  </w:style>
  <w:style w:type="paragraph" w:styleId="ad">
    <w:name w:val="TOC Heading"/>
    <w:basedOn w:val="1"/>
    <w:next w:val="a"/>
    <w:uiPriority w:val="39"/>
    <w:unhideWhenUsed/>
    <w:qFormat/>
    <w:rsid w:val="00A91FB3"/>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A91FB3"/>
    <w:pPr>
      <w:spacing w:after="100"/>
    </w:pPr>
  </w:style>
  <w:style w:type="character" w:styleId="ae">
    <w:name w:val="Hyperlink"/>
    <w:basedOn w:val="a0"/>
    <w:uiPriority w:val="99"/>
    <w:unhideWhenUsed/>
    <w:rsid w:val="00A91FB3"/>
    <w:rPr>
      <w:color w:val="0563C1" w:themeColor="hyperlink"/>
      <w:u w:val="single"/>
    </w:rPr>
  </w:style>
  <w:style w:type="paragraph" w:styleId="af">
    <w:name w:val="Subtitle"/>
    <w:basedOn w:val="a"/>
    <w:next w:val="a"/>
    <w:link w:val="af0"/>
    <w:uiPriority w:val="11"/>
    <w:qFormat/>
    <w:pPr>
      <w:spacing w:after="160"/>
    </w:pPr>
    <w:rPr>
      <w:rFonts w:ascii="Calibri" w:eastAsia="Calibri" w:hAnsi="Calibri" w:cs="Calibri"/>
      <w:color w:val="5A5A5A"/>
    </w:rPr>
  </w:style>
  <w:style w:type="character" w:customStyle="1" w:styleId="af0">
    <w:name w:val="Подзаголовок Знак"/>
    <w:basedOn w:val="a0"/>
    <w:link w:val="af"/>
    <w:uiPriority w:val="11"/>
    <w:rsid w:val="00A91FB3"/>
    <w:rPr>
      <w:rFonts w:eastAsiaTheme="minorEastAsia"/>
      <w:color w:val="5A5A5A" w:themeColor="text1" w:themeTint="A5"/>
      <w:spacing w:val="15"/>
    </w:rPr>
  </w:style>
  <w:style w:type="paragraph" w:customStyle="1" w:styleId="12">
    <w:name w:val="Стиль1"/>
    <w:basedOn w:val="af"/>
    <w:link w:val="13"/>
    <w:qFormat/>
    <w:rsid w:val="00A91FB3"/>
    <w:pPr>
      <w:jc w:val="center"/>
    </w:pPr>
    <w:rPr>
      <w:rFonts w:ascii="Times New Roman" w:hAnsi="Times New Roman" w:cs="Times New Roman"/>
      <w:b/>
      <w:bCs/>
      <w:color w:val="000000" w:themeColor="text1"/>
      <w:sz w:val="28"/>
      <w:szCs w:val="28"/>
    </w:rPr>
  </w:style>
  <w:style w:type="paragraph" w:styleId="21">
    <w:name w:val="toc 2"/>
    <w:basedOn w:val="a"/>
    <w:next w:val="a"/>
    <w:autoRedefine/>
    <w:uiPriority w:val="39"/>
    <w:unhideWhenUsed/>
    <w:rsid w:val="00A91FB3"/>
    <w:pPr>
      <w:widowControl/>
      <w:autoSpaceDE/>
      <w:autoSpaceDN/>
      <w:spacing w:after="100" w:line="259" w:lineRule="auto"/>
      <w:ind w:left="220"/>
    </w:pPr>
    <w:rPr>
      <w:rFonts w:asciiTheme="minorHAnsi" w:eastAsiaTheme="minorEastAsia" w:hAnsiTheme="minorHAnsi"/>
    </w:rPr>
  </w:style>
  <w:style w:type="character" w:customStyle="1" w:styleId="13">
    <w:name w:val="Стиль1 Знак"/>
    <w:basedOn w:val="af0"/>
    <w:link w:val="12"/>
    <w:rsid w:val="00A91FB3"/>
    <w:rPr>
      <w:rFonts w:ascii="Times New Roman" w:eastAsiaTheme="minorEastAsia" w:hAnsi="Times New Roman" w:cs="Times New Roman"/>
      <w:b/>
      <w:bCs/>
      <w:color w:val="000000" w:themeColor="text1"/>
      <w:spacing w:val="15"/>
      <w:sz w:val="28"/>
      <w:szCs w:val="28"/>
    </w:rPr>
  </w:style>
  <w:style w:type="paragraph" w:styleId="30">
    <w:name w:val="toc 3"/>
    <w:basedOn w:val="a"/>
    <w:next w:val="a"/>
    <w:autoRedefine/>
    <w:uiPriority w:val="39"/>
    <w:unhideWhenUsed/>
    <w:rsid w:val="00A91FB3"/>
    <w:pPr>
      <w:widowControl/>
      <w:autoSpaceDE/>
      <w:autoSpaceDN/>
      <w:spacing w:after="100" w:line="259" w:lineRule="auto"/>
      <w:ind w:left="440"/>
    </w:pPr>
    <w:rPr>
      <w:rFonts w:asciiTheme="minorHAnsi" w:eastAsiaTheme="minorEastAsia" w:hAnsiTheme="minorHAnsi"/>
    </w:rPr>
  </w:style>
  <w:style w:type="character" w:customStyle="1" w:styleId="20">
    <w:name w:val="Заголовок 2 Знак"/>
    <w:basedOn w:val="a0"/>
    <w:link w:val="2"/>
    <w:uiPriority w:val="9"/>
    <w:semiHidden/>
    <w:rsid w:val="00AD3A3D"/>
    <w:rPr>
      <w:rFonts w:asciiTheme="majorHAnsi" w:eastAsiaTheme="majorEastAsia" w:hAnsiTheme="majorHAnsi" w:cstheme="majorBidi"/>
      <w:color w:val="2F5496" w:themeColor="accent1" w:themeShade="BF"/>
      <w:sz w:val="26"/>
      <w:szCs w:val="26"/>
    </w:rPr>
  </w:style>
  <w:style w:type="character" w:customStyle="1" w:styleId="14">
    <w:name w:val="Неразрешенное упоминание1"/>
    <w:basedOn w:val="a0"/>
    <w:uiPriority w:val="99"/>
    <w:semiHidden/>
    <w:unhideWhenUsed/>
    <w:rsid w:val="00B65DA7"/>
    <w:rPr>
      <w:color w:val="605E5C"/>
      <w:shd w:val="clear" w:color="auto" w:fill="E1DFDD"/>
    </w:r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paragraph" w:styleId="af3">
    <w:name w:val="annotation text"/>
    <w:basedOn w:val="a"/>
    <w:link w:val="af4"/>
    <w:uiPriority w:val="99"/>
    <w:semiHidden/>
    <w:unhideWhenUsed/>
    <w:rPr>
      <w:sz w:val="20"/>
      <w:szCs w:val="20"/>
    </w:rPr>
  </w:style>
  <w:style w:type="character" w:customStyle="1" w:styleId="af4">
    <w:name w:val="Текст примечания Знак"/>
    <w:basedOn w:val="a0"/>
    <w:link w:val="af3"/>
    <w:uiPriority w:val="99"/>
    <w:semiHidden/>
    <w:rPr>
      <w:sz w:val="20"/>
      <w:szCs w:val="20"/>
    </w:rPr>
  </w:style>
  <w:style w:type="character" w:styleId="af5">
    <w:name w:val="annotation reference"/>
    <w:basedOn w:val="a0"/>
    <w:uiPriority w:val="99"/>
    <w:semiHidden/>
    <w:unhideWhenUsed/>
    <w:rPr>
      <w:sz w:val="16"/>
      <w:szCs w:val="16"/>
    </w:rPr>
  </w:style>
  <w:style w:type="character" w:styleId="af6">
    <w:name w:val="FollowedHyperlink"/>
    <w:basedOn w:val="a0"/>
    <w:uiPriority w:val="99"/>
    <w:semiHidden/>
    <w:unhideWhenUsed/>
    <w:rsid w:val="00D35269"/>
    <w:rPr>
      <w:color w:val="954F72" w:themeColor="followedHyperlink"/>
      <w:u w:val="single"/>
    </w:rPr>
  </w:style>
  <w:style w:type="paragraph" w:customStyle="1" w:styleId="22">
    <w:name w:val="Стиль2"/>
    <w:basedOn w:val="12"/>
    <w:link w:val="23"/>
    <w:qFormat/>
    <w:rsid w:val="00EB46EB"/>
  </w:style>
  <w:style w:type="character" w:customStyle="1" w:styleId="23">
    <w:name w:val="Стиль2 Знак"/>
    <w:basedOn w:val="13"/>
    <w:link w:val="22"/>
    <w:rsid w:val="00EB46EB"/>
    <w:rPr>
      <w:rFonts w:ascii="Times New Roman" w:eastAsia="Calibri" w:hAnsi="Times New Roman" w:cs="Times New Roman"/>
      <w:b/>
      <w:bCs/>
      <w:color w:val="000000" w:themeColor="text1"/>
      <w:spacing w:val="15"/>
      <w:sz w:val="28"/>
      <w:szCs w:val="28"/>
    </w:rPr>
  </w:style>
  <w:style w:type="character" w:styleId="af7">
    <w:name w:val="Unresolved Mention"/>
    <w:basedOn w:val="a0"/>
    <w:uiPriority w:val="99"/>
    <w:semiHidden/>
    <w:unhideWhenUsed/>
    <w:rsid w:val="007C3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293272">
      <w:bodyDiv w:val="1"/>
      <w:marLeft w:val="0"/>
      <w:marRight w:val="0"/>
      <w:marTop w:val="0"/>
      <w:marBottom w:val="0"/>
      <w:divBdr>
        <w:top w:val="none" w:sz="0" w:space="0" w:color="auto"/>
        <w:left w:val="none" w:sz="0" w:space="0" w:color="auto"/>
        <w:bottom w:val="none" w:sz="0" w:space="0" w:color="auto"/>
        <w:right w:val="none" w:sz="0" w:space="0" w:color="auto"/>
      </w:divBdr>
    </w:div>
    <w:div w:id="696153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w1Jvt3p2bVt/7fn4Co5G5PAyLg==">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B67C45-0093-47CD-B924-AF78CC6A7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62</Pages>
  <Words>10065</Words>
  <Characters>57374</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Антон</dc:creator>
  <cp:lastModifiedBy>Антон</cp:lastModifiedBy>
  <cp:revision>21</cp:revision>
  <cp:lastPrinted>2021-06-13T20:59:00Z</cp:lastPrinted>
  <dcterms:created xsi:type="dcterms:W3CDTF">2021-06-10T04:54:00Z</dcterms:created>
  <dcterms:modified xsi:type="dcterms:W3CDTF">2021-06-15T06:30:00Z</dcterms:modified>
</cp:coreProperties>
</file>